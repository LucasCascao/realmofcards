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F9815" w14:textId="77777777" w:rsidR="00C0072B" w:rsidRPr="00241685" w:rsidRDefault="00C0072B" w:rsidP="00C0072B">
      <w:pPr>
        <w:jc w:val="center"/>
        <w:rPr>
          <w:b/>
          <w:smallCaps/>
          <w:color w:val="999999"/>
          <w:sz w:val="72"/>
          <w:szCs w:val="72"/>
        </w:rPr>
      </w:pPr>
      <w:r>
        <w:rPr>
          <w:b/>
          <w:smallCaps/>
          <w:color w:val="999999"/>
          <w:sz w:val="72"/>
          <w:szCs w:val="72"/>
        </w:rPr>
        <w:t>Especificação de Caso de Uso</w:t>
      </w:r>
    </w:p>
    <w:p w14:paraId="3BEA1154" w14:textId="77777777" w:rsidR="008D6773" w:rsidRDefault="008D6773" w:rsidP="008D6773"/>
    <w:p w14:paraId="1DA7AA18" w14:textId="77777777" w:rsidR="008D6773" w:rsidRDefault="008D6773" w:rsidP="008D6773"/>
    <w:p w14:paraId="443527BF" w14:textId="77777777" w:rsidR="008D6773" w:rsidRDefault="008D6773" w:rsidP="008D6773"/>
    <w:p w14:paraId="464299BC" w14:textId="77777777" w:rsidR="008D6773" w:rsidRDefault="008D6773" w:rsidP="008D6773"/>
    <w:p w14:paraId="0410A8DA" w14:textId="77777777" w:rsidR="008D6773" w:rsidRPr="00241685" w:rsidRDefault="008D6773" w:rsidP="008D6773"/>
    <w:p w14:paraId="0E2A67B9" w14:textId="28A8BA89" w:rsidR="008D6773" w:rsidRPr="00AA7666" w:rsidRDefault="003C1465" w:rsidP="00DE38D8">
      <w:pPr>
        <w:jc w:val="center"/>
      </w:pPr>
      <w:r>
        <w:rPr>
          <w:noProof/>
        </w:rPr>
        <w:drawing>
          <wp:inline distT="0" distB="0" distL="0" distR="0" wp14:anchorId="12E5B8C5" wp14:editId="4DD96947">
            <wp:extent cx="6858000" cy="3429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E459" w14:textId="77777777" w:rsidR="008D6773" w:rsidRPr="00AA7666" w:rsidRDefault="008D6773" w:rsidP="008D6773"/>
    <w:p w14:paraId="4119F064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1B27FFCD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688D1C49" w14:textId="77777777" w:rsidR="008D6773" w:rsidRPr="00AA7666" w:rsidRDefault="008D6773" w:rsidP="008D6773">
      <w:pPr>
        <w:jc w:val="center"/>
        <w:rPr>
          <w:del w:id="0" w:author="Rodrigo" w:date="2019-10-19T12:55:00Z"/>
          <w:b/>
          <w:sz w:val="56"/>
          <w:szCs w:val="56"/>
        </w:rPr>
      </w:pPr>
      <w:del w:id="1" w:author="Rodrigo" w:date="2019-10-19T12:55:00Z">
        <w:r>
          <w:rPr>
            <w:b/>
            <w:sz w:val="56"/>
            <w:szCs w:val="56"/>
          </w:rPr>
          <w:delText>[NOME PROJETO]</w:delText>
        </w:r>
      </w:del>
    </w:p>
    <w:p w14:paraId="0882FAEF" w14:textId="77777777" w:rsidR="008D6773" w:rsidRPr="00B17AB7" w:rsidRDefault="008D6773" w:rsidP="008D6773">
      <w:pPr>
        <w:pStyle w:val="CapaTexto"/>
        <w:ind w:left="0"/>
        <w:rPr>
          <w:del w:id="2" w:author="Rodrigo" w:date="2019-10-19T12:55:00Z"/>
          <w:lang w:val="pt-BR"/>
        </w:rPr>
      </w:pPr>
    </w:p>
    <w:p w14:paraId="23E15135" w14:textId="77777777" w:rsidR="008D6773" w:rsidRDefault="00341BE3" w:rsidP="008D6773">
      <w:pPr>
        <w:jc w:val="center"/>
        <w:rPr>
          <w:del w:id="3" w:author="Rodrigo" w:date="2019-10-19T12:55:00Z"/>
          <w:b/>
          <w:sz w:val="32"/>
          <w:szCs w:val="32"/>
        </w:rPr>
      </w:pPr>
      <w:del w:id="4" w:author="Rodrigo" w:date="2019-10-19T12:55:00Z">
        <w:r>
          <w:rPr>
            <w:b/>
            <w:sz w:val="32"/>
            <w:szCs w:val="32"/>
          </w:rPr>
          <w:delText>[OPCIONAL]</w:delText>
        </w:r>
      </w:del>
    </w:p>
    <w:p w14:paraId="15F52271" w14:textId="25268A61" w:rsidR="008D6773" w:rsidRPr="00AA7666" w:rsidRDefault="00CF6630" w:rsidP="008D6773">
      <w:pPr>
        <w:jc w:val="center"/>
        <w:rPr>
          <w:ins w:id="5" w:author="Rodrigo" w:date="2019-10-19T12:55:00Z"/>
          <w:b/>
          <w:sz w:val="56"/>
          <w:szCs w:val="56"/>
        </w:rPr>
      </w:pPr>
      <w:ins w:id="6" w:author="Rodrigo" w:date="2019-10-19T12:55:00Z">
        <w:r>
          <w:rPr>
            <w:b/>
            <w:sz w:val="56"/>
            <w:szCs w:val="56"/>
          </w:rPr>
          <w:t xml:space="preserve">E-Commerce </w:t>
        </w:r>
      </w:ins>
      <w:r w:rsidR="007A1225">
        <w:rPr>
          <w:b/>
          <w:sz w:val="56"/>
          <w:szCs w:val="56"/>
        </w:rPr>
        <w:t>Realm of Cards</w:t>
      </w:r>
    </w:p>
    <w:p w14:paraId="783707C3" w14:textId="77777777" w:rsidR="008D6773" w:rsidRPr="00B17AB7" w:rsidRDefault="008D6773" w:rsidP="008D6773">
      <w:pPr>
        <w:pStyle w:val="CapaTexto"/>
        <w:ind w:left="0"/>
        <w:rPr>
          <w:ins w:id="7" w:author="Rodrigo" w:date="2019-10-19T12:55:00Z"/>
          <w:lang w:val="pt-BR"/>
        </w:rPr>
      </w:pPr>
    </w:p>
    <w:p w14:paraId="7231C550" w14:textId="77777777" w:rsidR="008D6773" w:rsidRDefault="008D6773" w:rsidP="008D6773">
      <w:pPr>
        <w:jc w:val="center"/>
        <w:rPr>
          <w:ins w:id="8" w:author="Rodrigo" w:date="2019-10-19T12:55:00Z"/>
          <w:b/>
          <w:sz w:val="32"/>
          <w:szCs w:val="32"/>
        </w:rPr>
      </w:pPr>
    </w:p>
    <w:p w14:paraId="7A6B8977" w14:textId="77777777" w:rsidR="008D6773" w:rsidRPr="00B17AB7" w:rsidRDefault="008D6773" w:rsidP="008D6773"/>
    <w:p w14:paraId="0A85A0BB" w14:textId="77777777" w:rsidR="008D6773" w:rsidRDefault="008D6773" w:rsidP="008D6773"/>
    <w:p w14:paraId="4373DB35" w14:textId="77777777" w:rsidR="008D6773" w:rsidRDefault="008D6773" w:rsidP="008D6773"/>
    <w:p w14:paraId="4EAD5FB6" w14:textId="77777777" w:rsidR="008D6773" w:rsidRDefault="008D6773" w:rsidP="008D6773"/>
    <w:p w14:paraId="6C3DB2B0" w14:textId="77777777" w:rsidR="008D6773" w:rsidRDefault="008D6773" w:rsidP="008D6773"/>
    <w:p w14:paraId="15FD0785" w14:textId="77777777" w:rsidR="008D6773" w:rsidRDefault="008D6773" w:rsidP="008D6773">
      <w:pPr>
        <w:sectPr w:rsidR="008D6773" w:rsidSect="00B40161"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27163D47" w14:textId="77777777" w:rsidR="008D6773" w:rsidRPr="000524DB" w:rsidRDefault="008D6773" w:rsidP="008D6773"/>
    <w:p w14:paraId="1B399CF8" w14:textId="77777777" w:rsidR="008D6773" w:rsidRDefault="008D6773" w:rsidP="008D6773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 xml:space="preserve">Histórico de </w:t>
      </w:r>
      <w:r w:rsidR="00DE38D8">
        <w:rPr>
          <w:b/>
          <w:sz w:val="28"/>
          <w:szCs w:val="28"/>
        </w:rPr>
        <w:t>Versões</w:t>
      </w:r>
    </w:p>
    <w:p w14:paraId="0C479736" w14:textId="77777777" w:rsidR="00DE38D8" w:rsidRPr="00E8403A" w:rsidRDefault="00DE38D8" w:rsidP="008D6773">
      <w:pPr>
        <w:jc w:val="center"/>
        <w:rPr>
          <w:b/>
          <w:sz w:val="28"/>
          <w:szCs w:val="28"/>
        </w:rPr>
      </w:pPr>
    </w:p>
    <w:tbl>
      <w:tblPr>
        <w:tblW w:w="107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"/>
        <w:gridCol w:w="1223"/>
        <w:gridCol w:w="992"/>
        <w:gridCol w:w="3686"/>
        <w:gridCol w:w="2174"/>
        <w:gridCol w:w="2626"/>
      </w:tblGrid>
      <w:tr w:rsidR="00DE38D8" w14:paraId="5030B39D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3180A02D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2E8DA29C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0AA4005C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50AE7A0D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08D1A24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DE38D8" w14:paraId="10A194F6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77677462" w14:textId="482C99F3" w:rsidR="00DE38D8" w:rsidRPr="00DE38D8" w:rsidRDefault="00DE38D8" w:rsidP="00DE38D8">
            <w:pPr>
              <w:spacing w:before="120"/>
              <w:ind w:left="-108"/>
              <w:jc w:val="center"/>
              <w:rPr>
                <w:highlight w:val="yellow"/>
              </w:rPr>
            </w:pPr>
            <w:del w:id="11" w:author="Rodrigo" w:date="2019-10-19T12:55:00Z">
              <w:r w:rsidRPr="00C665D0">
                <w:delText>dd/mm/aa</w:delText>
              </w:r>
            </w:del>
            <w:ins w:id="12" w:author="Rodrigo" w:date="2019-10-19T12:55:00Z">
              <w:r w:rsidR="00CF6630" w:rsidRPr="00C665D0">
                <w:t>1</w:t>
              </w:r>
            </w:ins>
            <w:r w:rsidR="00C665D0">
              <w:t>6</w:t>
            </w:r>
            <w:ins w:id="13" w:author="Rodrigo" w:date="2019-10-19T12:55:00Z">
              <w:r w:rsidRPr="00C665D0">
                <w:t>/</w:t>
              </w:r>
            </w:ins>
            <w:r w:rsidR="00C665D0">
              <w:t>05</w:t>
            </w:r>
            <w:ins w:id="14" w:author="Rodrigo" w:date="2019-10-19T12:55:00Z">
              <w:r w:rsidRPr="00C665D0">
                <w:t>/</w:t>
              </w:r>
            </w:ins>
            <w:r w:rsidR="00C665D0">
              <w:t>20</w:t>
            </w:r>
          </w:p>
        </w:tc>
        <w:tc>
          <w:tcPr>
            <w:tcW w:w="992" w:type="dxa"/>
            <w:vAlign w:val="center"/>
          </w:tcPr>
          <w:p w14:paraId="56E8D873" w14:textId="77777777" w:rsidR="00DE38D8" w:rsidRPr="00DE38D8" w:rsidRDefault="00DE38D8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15" w:author="Rodrigo" w:date="2019-10-19T12:55:00Z">
              <w:r w:rsidRPr="00C665D0">
                <w:rPr>
                  <w:rFonts w:cs="Arial"/>
                </w:rPr>
                <w:delText>x.y</w:delText>
              </w:r>
            </w:del>
            <w:ins w:id="16" w:author="Rodrigo" w:date="2019-10-19T12:55:00Z">
              <w:r w:rsidR="00CF6630" w:rsidRPr="00C665D0">
                <w:rPr>
                  <w:rFonts w:cs="Arial"/>
                </w:rPr>
                <w:t>1.0</w:t>
              </w:r>
            </w:ins>
          </w:p>
        </w:tc>
        <w:tc>
          <w:tcPr>
            <w:tcW w:w="3686" w:type="dxa"/>
            <w:vAlign w:val="center"/>
          </w:tcPr>
          <w:p w14:paraId="3DC48F91" w14:textId="77777777" w:rsidR="00DE38D8" w:rsidRPr="00DE38D8" w:rsidRDefault="00DE38D8" w:rsidP="00DE38D8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17" w:author="Rodrigo" w:date="2019-10-19T12:55:00Z">
              <w:r w:rsidRPr="00C665D0">
                <w:rPr>
                  <w:rFonts w:cs="Arial"/>
                </w:rPr>
                <w:delText xml:space="preserve">Uma breve descrição da versão em questão </w:delText>
              </w:r>
            </w:del>
            <w:ins w:id="18" w:author="Rodrigo" w:date="2019-10-19T12:55:00Z">
              <w:r w:rsidR="00CF6630" w:rsidRPr="00C665D0">
                <w:rPr>
                  <w:rFonts w:cs="Arial"/>
                </w:rPr>
                <w:t>Elaboração do Documento</w:t>
              </w:r>
            </w:ins>
          </w:p>
        </w:tc>
        <w:tc>
          <w:tcPr>
            <w:tcW w:w="2174" w:type="dxa"/>
            <w:vAlign w:val="center"/>
          </w:tcPr>
          <w:p w14:paraId="38C474B5" w14:textId="39293122" w:rsidR="00DE38D8" w:rsidRPr="00C665D0" w:rsidRDefault="00DE38D8" w:rsidP="00A70F34">
            <w:pPr>
              <w:pStyle w:val="PSDS-CorpodeTexto"/>
              <w:jc w:val="center"/>
              <w:rPr>
                <w:rFonts w:cs="Arial"/>
              </w:rPr>
            </w:pPr>
            <w:del w:id="19" w:author="Rodrigo" w:date="2019-10-19T12:55:00Z">
              <w:r w:rsidRPr="00C665D0">
                <w:rPr>
                  <w:rFonts w:cs="Arial"/>
                </w:rPr>
                <w:delText>Nome do Primeiro autor</w:delText>
              </w:r>
            </w:del>
            <w:r w:rsidR="00C665D0">
              <w:rPr>
                <w:rFonts w:cs="Arial"/>
              </w:rPr>
              <w:t>Lucas De A. R. Cascão</w:t>
            </w:r>
          </w:p>
        </w:tc>
        <w:tc>
          <w:tcPr>
            <w:tcW w:w="2626" w:type="dxa"/>
            <w:vAlign w:val="center"/>
          </w:tcPr>
          <w:p w14:paraId="63BE2515" w14:textId="721ADCC9" w:rsidR="00DE38D8" w:rsidRPr="00DE38D8" w:rsidRDefault="00DE38D8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del w:id="20" w:author="Rodrigo" w:date="2019-10-19T12:55:00Z">
              <w:r w:rsidRPr="00C665D0">
                <w:rPr>
                  <w:rFonts w:cs="Arial"/>
                </w:rPr>
                <w:delText>Nom dos possíveis revisores da versão</w:delText>
              </w:r>
            </w:del>
          </w:p>
        </w:tc>
      </w:tr>
      <w:tr w:rsidR="00DE38D8" w14:paraId="29CA0F30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21DC5E4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E19E3D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246C0B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F5B1D5E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5827B88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C8F248C" w14:textId="77777777" w:rsidTr="00DE38D8">
        <w:trPr>
          <w:jc w:val="center"/>
        </w:trPr>
        <w:tc>
          <w:tcPr>
            <w:tcW w:w="1258" w:type="dxa"/>
            <w:gridSpan w:val="2"/>
            <w:vAlign w:val="center"/>
          </w:tcPr>
          <w:p w14:paraId="47B564C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4E8E77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6037ACB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E8AA60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810EE33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4F166E8E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5A79D8D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0F7F881F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2A95B79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CB1341C" w14:textId="77777777" w:rsidR="00DE38D8" w:rsidRDefault="00DE38D8" w:rsidP="00DE38D8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4528F39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7CD3709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2A9C10F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0444D64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759D7D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CBAE74A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5947EFF4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7CC06BF8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56C5347A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667B0ED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9F5959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7D77A36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1C3B9EB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8E17BD8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7CFB162E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78EE41D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FD1FAAF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58AF6B9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F27E74D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  <w:tr w:rsidR="00DE38D8" w14:paraId="6FA3D762" w14:textId="77777777" w:rsidTr="00DE38D8">
        <w:trPr>
          <w:gridBefore w:val="1"/>
          <w:wBefore w:w="35" w:type="dxa"/>
          <w:jc w:val="center"/>
        </w:trPr>
        <w:tc>
          <w:tcPr>
            <w:tcW w:w="1223" w:type="dxa"/>
            <w:vAlign w:val="center"/>
          </w:tcPr>
          <w:p w14:paraId="3D58E583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669967A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BBE8F86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894F348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5545BE56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</w:tbl>
    <w:p w14:paraId="7B8ACB40" w14:textId="77777777" w:rsidR="008D6773" w:rsidRPr="00FD382A" w:rsidRDefault="008D6773" w:rsidP="008D6773">
      <w:pPr>
        <w:rPr>
          <w:b/>
        </w:rPr>
      </w:pPr>
    </w:p>
    <w:p w14:paraId="16A451CF" w14:textId="77777777" w:rsidR="00510A8D" w:rsidRPr="004D53E7" w:rsidRDefault="00510A8D" w:rsidP="00510A8D"/>
    <w:p w14:paraId="38E339E8" w14:textId="77777777" w:rsidR="008D6773" w:rsidRDefault="008D6773" w:rsidP="008D6773">
      <w:pPr>
        <w:jc w:val="center"/>
        <w:rPr>
          <w:b/>
        </w:rPr>
      </w:pPr>
      <w:r>
        <w:rPr>
          <w:b/>
        </w:rPr>
        <w:br w:type="page"/>
      </w:r>
    </w:p>
    <w:p w14:paraId="00314C9B" w14:textId="77777777" w:rsidR="00C0072B" w:rsidRPr="00AE2E18" w:rsidRDefault="00C0072B" w:rsidP="00C0072B">
      <w:pPr>
        <w:jc w:val="right"/>
        <w:rPr>
          <w:b/>
          <w:bCs/>
          <w:color w:val="001C4E"/>
          <w:sz w:val="24"/>
          <w:szCs w:val="24"/>
        </w:rPr>
      </w:pPr>
    </w:p>
    <w:p w14:paraId="7E54892E" w14:textId="77777777" w:rsidR="00C0072B" w:rsidRDefault="00C0072B" w:rsidP="00C0072B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C0072B" w:rsidRPr="00A873DB" w14:paraId="3DE95A13" w14:textId="77777777" w:rsidTr="004C3713">
        <w:trPr>
          <w:trHeight w:val="375"/>
          <w:jc w:val="center"/>
        </w:trPr>
        <w:tc>
          <w:tcPr>
            <w:tcW w:w="2015" w:type="dxa"/>
          </w:tcPr>
          <w:p w14:paraId="0C1FB6BB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37B1DFF4" w14:textId="08075D4B" w:rsidR="00C0072B" w:rsidRPr="00A873DB" w:rsidRDefault="000B27E9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del w:id="21" w:author="Rodrigo" w:date="2019-10-19T12:55:00Z">
              <w:r>
                <w:rPr>
                  <w:rFonts w:cs="Arial"/>
                  <w:sz w:val="24"/>
                </w:rPr>
                <w:delText>FATEC</w:delText>
              </w:r>
              <w:r w:rsidR="00C0072B">
                <w:rPr>
                  <w:rFonts w:cs="Arial"/>
                  <w:sz w:val="24"/>
                </w:rPr>
                <w:delText xml:space="preserve">  - Interno</w:delText>
              </w:r>
            </w:del>
            <w:r w:rsidR="004D2D8A">
              <w:rPr>
                <w:rFonts w:cs="Arial"/>
                <w:sz w:val="24"/>
              </w:rPr>
              <w:t>Realm of Cards</w:t>
            </w:r>
          </w:p>
        </w:tc>
      </w:tr>
      <w:tr w:rsidR="00C0072B" w:rsidRPr="00A873DB" w14:paraId="1370527D" w14:textId="77777777" w:rsidTr="004C3713">
        <w:trPr>
          <w:trHeight w:val="375"/>
          <w:jc w:val="center"/>
        </w:trPr>
        <w:tc>
          <w:tcPr>
            <w:tcW w:w="2015" w:type="dxa"/>
          </w:tcPr>
          <w:p w14:paraId="3C315ADA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C772FC4" w14:textId="72F21FDD" w:rsidR="00C0072B" w:rsidRPr="00C0072B" w:rsidRDefault="00C0072B" w:rsidP="004C3713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 w:rsidRPr="00C0072B">
              <w:rPr>
                <w:sz w:val="22"/>
                <w:szCs w:val="22"/>
              </w:rPr>
              <w:t xml:space="preserve">Especificação de Caso de Uso: </w:t>
            </w:r>
            <w:del w:id="22" w:author="Rodrigo" w:date="2019-10-19T12:55:00Z">
              <w:r w:rsidRPr="00C0072B">
                <w:rPr>
                  <w:i/>
                  <w:iCs/>
                  <w:sz w:val="22"/>
                  <w:szCs w:val="22"/>
                </w:rPr>
                <w:delText>Manter Cadastro de Escolas</w:delText>
              </w:r>
            </w:del>
            <w:r w:rsidR="004E561A">
              <w:rPr>
                <w:i/>
                <w:iCs/>
                <w:sz w:val="22"/>
                <w:szCs w:val="22"/>
              </w:rPr>
              <w:t>Gerenciar Pedido</w:t>
            </w:r>
          </w:p>
        </w:tc>
      </w:tr>
      <w:tr w:rsidR="00C0072B" w:rsidRPr="00A873DB" w14:paraId="3F7B4141" w14:textId="77777777" w:rsidTr="004C3713">
        <w:trPr>
          <w:trHeight w:val="375"/>
          <w:jc w:val="center"/>
        </w:trPr>
        <w:tc>
          <w:tcPr>
            <w:tcW w:w="2015" w:type="dxa"/>
          </w:tcPr>
          <w:p w14:paraId="5719488B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0000F31D" w14:textId="77777777" w:rsidR="00C0072B" w:rsidRPr="00A873DB" w:rsidRDefault="00C0072B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del w:id="23" w:author="Rodrigo" w:date="2019-10-19T12:55:00Z">
              <w:r>
                <w:rPr>
                  <w:rFonts w:cs="Arial"/>
                  <w:sz w:val="24"/>
                </w:rPr>
                <w:delText>01</w:delText>
              </w:r>
            </w:del>
            <w:ins w:id="24" w:author="Rodrigo" w:date="2019-10-19T12:55:00Z">
              <w:r w:rsidR="00CF6630">
                <w:rPr>
                  <w:rFonts w:cs="Arial"/>
                  <w:sz w:val="24"/>
                </w:rPr>
                <w:t>19</w:t>
              </w:r>
            </w:ins>
            <w:r>
              <w:rPr>
                <w:rFonts w:cs="Arial"/>
                <w:sz w:val="24"/>
              </w:rPr>
              <w:t xml:space="preserve"> de </w:t>
            </w:r>
            <w:del w:id="25" w:author="Rodrigo" w:date="2019-10-19T12:55:00Z">
              <w:r>
                <w:rPr>
                  <w:rFonts w:cs="Arial"/>
                  <w:sz w:val="24"/>
                </w:rPr>
                <w:delText>maio</w:delText>
              </w:r>
            </w:del>
            <w:ins w:id="26" w:author="Rodrigo" w:date="2019-10-19T12:55:00Z">
              <w:r w:rsidR="00CF6630">
                <w:rPr>
                  <w:rFonts w:cs="Arial"/>
                  <w:sz w:val="24"/>
                </w:rPr>
                <w:t>outubro</w:t>
              </w:r>
            </w:ins>
            <w:r>
              <w:rPr>
                <w:rFonts w:cs="Arial"/>
                <w:sz w:val="24"/>
              </w:rPr>
              <w:t xml:space="preserve"> de </w:t>
            </w:r>
            <w:del w:id="27" w:author="Rodrigo" w:date="2019-10-19T12:55:00Z">
              <w:r>
                <w:rPr>
                  <w:rFonts w:cs="Arial"/>
                  <w:sz w:val="24"/>
                </w:rPr>
                <w:delText>2010</w:delText>
              </w:r>
            </w:del>
            <w:ins w:id="28" w:author="Rodrigo" w:date="2019-10-19T12:55:00Z">
              <w:r>
                <w:rPr>
                  <w:rFonts w:cs="Arial"/>
                  <w:sz w:val="24"/>
                </w:rPr>
                <w:t>201</w:t>
              </w:r>
              <w:r w:rsidR="00CF6630">
                <w:rPr>
                  <w:rFonts w:cs="Arial"/>
                  <w:sz w:val="24"/>
                </w:rPr>
                <w:t>9</w:t>
              </w:r>
            </w:ins>
          </w:p>
        </w:tc>
      </w:tr>
      <w:tr w:rsidR="00C0072B" w:rsidRPr="00CF6630" w14:paraId="02B5BD72" w14:textId="77777777" w:rsidTr="007A1225">
        <w:trPr>
          <w:trHeight w:val="510"/>
          <w:jc w:val="center"/>
        </w:trPr>
        <w:tc>
          <w:tcPr>
            <w:tcW w:w="2015" w:type="dxa"/>
          </w:tcPr>
          <w:p w14:paraId="76832A69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Autor(es</w:t>
            </w:r>
            <w:r>
              <w:rPr>
                <w:rFonts w:cs="Arial"/>
                <w:b/>
                <w:bCs/>
                <w:sz w:val="24"/>
              </w:rPr>
              <w:t>)</w:t>
            </w:r>
          </w:p>
        </w:tc>
        <w:tc>
          <w:tcPr>
            <w:tcW w:w="7092" w:type="dxa"/>
          </w:tcPr>
          <w:p w14:paraId="20FEF6EE" w14:textId="77777777" w:rsidR="00C0072B" w:rsidRDefault="00C0072B" w:rsidP="004C3713">
            <w:pPr>
              <w:rPr>
                <w:del w:id="29" w:author="Rodrigo" w:date="2019-10-19T12:55:00Z"/>
                <w:b/>
                <w:bCs/>
              </w:rPr>
            </w:pPr>
            <w:del w:id="30" w:author="Rodrigo" w:date="2019-10-19T12:55:00Z">
              <w:r>
                <w:rPr>
                  <w:b/>
                  <w:bCs/>
                </w:rPr>
                <w:delText>Rodrigo Rocha Silva</w:delText>
              </w:r>
            </w:del>
          </w:p>
          <w:p w14:paraId="7053DACE" w14:textId="3446CCFE" w:rsidR="00C0072B" w:rsidRPr="00CF6630" w:rsidRDefault="00C0072B" w:rsidP="004C3713">
            <w:pPr>
              <w:rPr>
                <w:ins w:id="31" w:author="Rodrigo" w:date="2019-10-19T12:55:00Z"/>
                <w:b/>
                <w:bCs/>
                <w:lang w:val="en-US"/>
              </w:rPr>
            </w:pPr>
            <w:del w:id="32" w:author="Rodrigo" w:date="2019-10-19T12:55:00Z">
              <w:r w:rsidRPr="0025695E">
                <w:rPr>
                  <w:lang w:val="en-GB"/>
                </w:rPr>
                <w:delText>rrochas</w:delText>
              </w:r>
            </w:del>
            <w:r w:rsidR="007A1225">
              <w:rPr>
                <w:b/>
                <w:bCs/>
              </w:rPr>
              <w:t>Lucas de Almeida Rama Cascão</w:t>
            </w:r>
          </w:p>
          <w:p w14:paraId="5BFE0293" w14:textId="5B6A3F81" w:rsidR="007A1225" w:rsidRPr="0044644E" w:rsidRDefault="007A1225" w:rsidP="007A1225">
            <w:pPr>
              <w:rPr>
                <w:bCs/>
                <w:u w:val="single"/>
              </w:rPr>
            </w:pPr>
            <w:r>
              <w:rPr>
                <w:lang w:val="en-US"/>
              </w:rPr>
              <w:t>lucas.cascao@</w:t>
            </w:r>
            <w:r w:rsidR="0044644E">
              <w:rPr>
                <w:lang w:val="en-US"/>
              </w:rPr>
              <w:t>fatec.sp.gov.br</w:t>
            </w:r>
          </w:p>
          <w:p w14:paraId="684A3A91" w14:textId="32EFECDF" w:rsidR="00CF6630" w:rsidRPr="00CF6630" w:rsidRDefault="00CF6630" w:rsidP="00CF6630">
            <w:pPr>
              <w:rPr>
                <w:bCs/>
                <w:u w:val="single"/>
              </w:rPr>
            </w:pPr>
          </w:p>
        </w:tc>
      </w:tr>
    </w:tbl>
    <w:p w14:paraId="1131800E" w14:textId="77777777" w:rsidR="00C0072B" w:rsidRPr="00CF6630" w:rsidRDefault="00C0072B" w:rsidP="00C0072B">
      <w:pPr>
        <w:pStyle w:val="PSDS-CorpodeTexto"/>
        <w:jc w:val="both"/>
      </w:pPr>
    </w:p>
    <w:p w14:paraId="330A5110" w14:textId="77777777" w:rsidR="00C0072B" w:rsidRPr="00CF6630" w:rsidRDefault="00C0072B" w:rsidP="00C0072B">
      <w:pPr>
        <w:jc w:val="center"/>
        <w:rPr>
          <w:b/>
          <w:sz w:val="28"/>
          <w:szCs w:val="28"/>
        </w:rPr>
      </w:pPr>
    </w:p>
    <w:p w14:paraId="2DD4913B" w14:textId="77777777" w:rsidR="00C0072B" w:rsidRPr="00E8403A" w:rsidRDefault="00C0072B" w:rsidP="00C0072B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4ED443AC" w14:textId="77777777" w:rsidR="00C0072B" w:rsidRDefault="00C0072B" w:rsidP="00C0072B"/>
    <w:p w14:paraId="40350303" w14:textId="77777777" w:rsidR="00C0072B" w:rsidRDefault="00C0072B" w:rsidP="00C0072B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C0072B" w:rsidRPr="00CB1404" w14:paraId="40F7DC06" w14:textId="77777777" w:rsidTr="004C3713">
        <w:trPr>
          <w:jc w:val="center"/>
        </w:trPr>
        <w:tc>
          <w:tcPr>
            <w:tcW w:w="1676" w:type="dxa"/>
            <w:vAlign w:val="bottom"/>
          </w:tcPr>
          <w:p w14:paraId="4CC168A6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2D88AFD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3858C7DB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5CDC6442" w14:textId="77777777" w:rsidTr="004C3713">
        <w:trPr>
          <w:jc w:val="center"/>
        </w:trPr>
        <w:tc>
          <w:tcPr>
            <w:tcW w:w="1676" w:type="dxa"/>
          </w:tcPr>
          <w:p w14:paraId="7FC0A63F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1CB6B773" w14:textId="77777777" w:rsidR="00C0072B" w:rsidRPr="00FD382A" w:rsidRDefault="00C0072B" w:rsidP="004C3713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8A8744C" w14:textId="77777777" w:rsidR="00C0072B" w:rsidRDefault="00C0072B" w:rsidP="004C3713">
            <w:pPr>
              <w:spacing w:before="120"/>
              <w:ind w:left="-108"/>
              <w:jc w:val="center"/>
            </w:pPr>
            <w:r>
              <w:t>dd.mm.aa</w:t>
            </w:r>
          </w:p>
          <w:p w14:paraId="61823FF4" w14:textId="77777777" w:rsidR="00C0072B" w:rsidRPr="00CB1404" w:rsidRDefault="00C0072B" w:rsidP="004C3713">
            <w:pPr>
              <w:spacing w:before="120"/>
              <w:jc w:val="center"/>
            </w:pPr>
          </w:p>
        </w:tc>
      </w:tr>
      <w:tr w:rsidR="00C0072B" w:rsidRPr="00CB1404" w14:paraId="673BCD4A" w14:textId="77777777" w:rsidTr="004C3713">
        <w:trPr>
          <w:jc w:val="center"/>
        </w:trPr>
        <w:tc>
          <w:tcPr>
            <w:tcW w:w="1676" w:type="dxa"/>
            <w:vAlign w:val="bottom"/>
          </w:tcPr>
          <w:p w14:paraId="0DFF120B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0D63F037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4E0314A5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0ED8D56F" w14:textId="77777777" w:rsidTr="004C3713">
        <w:trPr>
          <w:jc w:val="center"/>
        </w:trPr>
        <w:tc>
          <w:tcPr>
            <w:tcW w:w="1676" w:type="dxa"/>
          </w:tcPr>
          <w:p w14:paraId="7C3F776E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29D5B837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0708D633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790E0930" w14:textId="77777777" w:rsidR="00C0072B" w:rsidRDefault="00C0072B" w:rsidP="004C3713">
            <w:pPr>
              <w:spacing w:before="120"/>
              <w:ind w:left="-108"/>
              <w:jc w:val="center"/>
            </w:pPr>
            <w:r>
              <w:t>dd.mm.aa</w:t>
            </w:r>
          </w:p>
          <w:p w14:paraId="2A836C27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7A5D7B4C" w14:textId="77777777" w:rsidTr="004C3713">
        <w:trPr>
          <w:jc w:val="center"/>
          <w:del w:id="33" w:author="Rodrigo" w:date="2019-10-19T12:55:00Z"/>
        </w:trPr>
        <w:tc>
          <w:tcPr>
            <w:tcW w:w="1676" w:type="dxa"/>
            <w:vAlign w:val="bottom"/>
          </w:tcPr>
          <w:p w14:paraId="2F80BED2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34" w:author="Rodrigo" w:date="2019-10-19T12:55:00Z"/>
                <w:szCs w:val="24"/>
              </w:rPr>
            </w:pPr>
            <w:del w:id="35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79253A4E" w14:textId="77777777" w:rsidR="00C0072B" w:rsidRPr="00036D05" w:rsidRDefault="00C0072B" w:rsidP="004C3713">
            <w:pPr>
              <w:spacing w:before="120"/>
              <w:rPr>
                <w:del w:id="36" w:author="Rodrigo" w:date="2019-10-19T12:55:00Z"/>
              </w:rPr>
            </w:pPr>
          </w:p>
        </w:tc>
        <w:tc>
          <w:tcPr>
            <w:tcW w:w="1794" w:type="dxa"/>
          </w:tcPr>
          <w:p w14:paraId="243AAF22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37" w:author="Rodrigo" w:date="2019-10-19T12:55:00Z"/>
              </w:rPr>
            </w:pPr>
          </w:p>
        </w:tc>
      </w:tr>
      <w:tr w:rsidR="00C0072B" w:rsidRPr="00CB1404" w14:paraId="61C32E9F" w14:textId="77777777" w:rsidTr="004C3713">
        <w:trPr>
          <w:jc w:val="center"/>
          <w:del w:id="38" w:author="Rodrigo" w:date="2019-10-19T12:55:00Z"/>
        </w:trPr>
        <w:tc>
          <w:tcPr>
            <w:tcW w:w="1676" w:type="dxa"/>
          </w:tcPr>
          <w:p w14:paraId="6F500B8B" w14:textId="77777777" w:rsidR="00C0072B" w:rsidRPr="00CB1404" w:rsidRDefault="00C0072B" w:rsidP="004C3713">
            <w:pPr>
              <w:rPr>
                <w:del w:id="39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6CD7B3ED" w14:textId="77777777" w:rsidR="00C0072B" w:rsidRDefault="00C0072B" w:rsidP="004C3713">
            <w:pPr>
              <w:spacing w:before="120"/>
              <w:rPr>
                <w:del w:id="40" w:author="Rodrigo" w:date="2019-10-19T12:55:00Z"/>
                <w:lang w:val="en-GB"/>
              </w:rPr>
            </w:pPr>
          </w:p>
          <w:p w14:paraId="2A1E829C" w14:textId="77777777" w:rsidR="00C0072B" w:rsidRPr="00036D05" w:rsidRDefault="00C0072B" w:rsidP="004C3713">
            <w:pPr>
              <w:spacing w:before="120"/>
              <w:rPr>
                <w:del w:id="41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6F8569B8" w14:textId="77777777" w:rsidR="00C0072B" w:rsidRDefault="00C0072B" w:rsidP="004C3713">
            <w:pPr>
              <w:spacing w:before="120"/>
              <w:ind w:left="-108"/>
              <w:jc w:val="center"/>
              <w:rPr>
                <w:del w:id="42" w:author="Rodrigo" w:date="2019-10-19T12:55:00Z"/>
              </w:rPr>
            </w:pPr>
            <w:del w:id="43" w:author="Rodrigo" w:date="2019-10-19T12:55:00Z">
              <w:r>
                <w:delText>dd.mm.aa</w:delText>
              </w:r>
            </w:del>
          </w:p>
          <w:p w14:paraId="6C35A9E2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44" w:author="Rodrigo" w:date="2019-10-19T12:55:00Z"/>
              </w:rPr>
            </w:pPr>
          </w:p>
        </w:tc>
      </w:tr>
      <w:tr w:rsidR="00C0072B" w:rsidRPr="00CB1404" w14:paraId="3F76C1BD" w14:textId="77777777" w:rsidTr="004C3713">
        <w:trPr>
          <w:jc w:val="center"/>
          <w:del w:id="45" w:author="Rodrigo" w:date="2019-10-19T12:55:00Z"/>
        </w:trPr>
        <w:tc>
          <w:tcPr>
            <w:tcW w:w="1676" w:type="dxa"/>
            <w:vAlign w:val="bottom"/>
          </w:tcPr>
          <w:p w14:paraId="17E07CC8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46" w:author="Rodrigo" w:date="2019-10-19T12:55:00Z"/>
                <w:szCs w:val="24"/>
              </w:rPr>
            </w:pPr>
            <w:del w:id="47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1A1FB12B" w14:textId="77777777" w:rsidR="00C0072B" w:rsidRPr="00036D05" w:rsidRDefault="00C0072B" w:rsidP="004C3713">
            <w:pPr>
              <w:spacing w:before="120"/>
              <w:rPr>
                <w:del w:id="48" w:author="Rodrigo" w:date="2019-10-19T12:55:00Z"/>
              </w:rPr>
            </w:pPr>
          </w:p>
        </w:tc>
        <w:tc>
          <w:tcPr>
            <w:tcW w:w="1794" w:type="dxa"/>
          </w:tcPr>
          <w:p w14:paraId="4CDC6E0D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49" w:author="Rodrigo" w:date="2019-10-19T12:55:00Z"/>
              </w:rPr>
            </w:pPr>
          </w:p>
        </w:tc>
      </w:tr>
      <w:tr w:rsidR="00C0072B" w:rsidRPr="00CB1404" w14:paraId="676CC69B" w14:textId="77777777" w:rsidTr="004C3713">
        <w:trPr>
          <w:jc w:val="center"/>
          <w:del w:id="50" w:author="Rodrigo" w:date="2019-10-19T12:55:00Z"/>
        </w:trPr>
        <w:tc>
          <w:tcPr>
            <w:tcW w:w="1676" w:type="dxa"/>
          </w:tcPr>
          <w:p w14:paraId="49F34168" w14:textId="77777777" w:rsidR="00C0072B" w:rsidRPr="00CB1404" w:rsidRDefault="00C0072B" w:rsidP="004C3713">
            <w:pPr>
              <w:rPr>
                <w:del w:id="51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14211324" w14:textId="77777777" w:rsidR="00C0072B" w:rsidRDefault="00C0072B" w:rsidP="004C3713">
            <w:pPr>
              <w:spacing w:before="120"/>
              <w:rPr>
                <w:del w:id="52" w:author="Rodrigo" w:date="2019-10-19T12:55:00Z"/>
                <w:lang w:val="en-GB"/>
              </w:rPr>
            </w:pPr>
          </w:p>
          <w:p w14:paraId="53E8162E" w14:textId="77777777" w:rsidR="00C0072B" w:rsidRPr="00036D05" w:rsidRDefault="00C0072B" w:rsidP="004C3713">
            <w:pPr>
              <w:spacing w:before="120"/>
              <w:rPr>
                <w:del w:id="53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09A7D534" w14:textId="77777777" w:rsidR="00C0072B" w:rsidRDefault="00C0072B" w:rsidP="004C3713">
            <w:pPr>
              <w:spacing w:before="120"/>
              <w:ind w:left="-108"/>
              <w:jc w:val="center"/>
              <w:rPr>
                <w:del w:id="54" w:author="Rodrigo" w:date="2019-10-19T12:55:00Z"/>
              </w:rPr>
            </w:pPr>
            <w:del w:id="55" w:author="Rodrigo" w:date="2019-10-19T12:55:00Z">
              <w:r>
                <w:delText>dd.mm.aa</w:delText>
              </w:r>
            </w:del>
          </w:p>
          <w:p w14:paraId="06AAF45A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56" w:author="Rodrigo" w:date="2019-10-19T12:55:00Z"/>
              </w:rPr>
            </w:pPr>
          </w:p>
        </w:tc>
      </w:tr>
      <w:tr w:rsidR="00C0072B" w:rsidRPr="00CB1404" w14:paraId="6552F4D4" w14:textId="77777777" w:rsidTr="004C3713">
        <w:trPr>
          <w:jc w:val="center"/>
          <w:del w:id="57" w:author="Rodrigo" w:date="2019-10-19T12:55:00Z"/>
        </w:trPr>
        <w:tc>
          <w:tcPr>
            <w:tcW w:w="1676" w:type="dxa"/>
            <w:vAlign w:val="bottom"/>
          </w:tcPr>
          <w:p w14:paraId="530C2510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del w:id="58" w:author="Rodrigo" w:date="2019-10-19T12:55:00Z"/>
                <w:szCs w:val="24"/>
              </w:rPr>
            </w:pPr>
            <w:del w:id="59" w:author="Rodrigo" w:date="2019-10-19T12:55:00Z">
              <w:r w:rsidRPr="00CB1404">
                <w:rPr>
                  <w:szCs w:val="24"/>
                </w:rPr>
                <w:delText>Revisado e Aprovado por:</w:delText>
              </w:r>
            </w:del>
          </w:p>
        </w:tc>
        <w:tc>
          <w:tcPr>
            <w:tcW w:w="5656" w:type="dxa"/>
          </w:tcPr>
          <w:p w14:paraId="13F6C137" w14:textId="77777777" w:rsidR="00C0072B" w:rsidRPr="00036D05" w:rsidRDefault="00C0072B" w:rsidP="004C3713">
            <w:pPr>
              <w:spacing w:before="120"/>
              <w:rPr>
                <w:del w:id="60" w:author="Rodrigo" w:date="2019-10-19T12:55:00Z"/>
              </w:rPr>
            </w:pPr>
          </w:p>
        </w:tc>
        <w:tc>
          <w:tcPr>
            <w:tcW w:w="1794" w:type="dxa"/>
          </w:tcPr>
          <w:p w14:paraId="7C5F0BC1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61" w:author="Rodrigo" w:date="2019-10-19T12:55:00Z"/>
              </w:rPr>
            </w:pPr>
          </w:p>
        </w:tc>
      </w:tr>
      <w:tr w:rsidR="00C0072B" w:rsidRPr="00CB1404" w14:paraId="4B91167A" w14:textId="77777777" w:rsidTr="004C3713">
        <w:trPr>
          <w:jc w:val="center"/>
          <w:del w:id="62" w:author="Rodrigo" w:date="2019-10-19T12:55:00Z"/>
        </w:trPr>
        <w:tc>
          <w:tcPr>
            <w:tcW w:w="1676" w:type="dxa"/>
          </w:tcPr>
          <w:p w14:paraId="3A8763D3" w14:textId="77777777" w:rsidR="00C0072B" w:rsidRPr="00CB1404" w:rsidRDefault="00C0072B" w:rsidP="004C3713">
            <w:pPr>
              <w:rPr>
                <w:del w:id="63" w:author="Rodrigo" w:date="2019-10-19T12:55:00Z"/>
              </w:rPr>
            </w:pPr>
          </w:p>
        </w:tc>
        <w:tc>
          <w:tcPr>
            <w:tcW w:w="5656" w:type="dxa"/>
            <w:tcBorders>
              <w:top w:val="single" w:sz="4" w:space="0" w:color="auto"/>
            </w:tcBorders>
          </w:tcPr>
          <w:p w14:paraId="770D6453" w14:textId="77777777" w:rsidR="00C0072B" w:rsidRDefault="00C0072B" w:rsidP="004C3713">
            <w:pPr>
              <w:spacing w:before="120"/>
              <w:rPr>
                <w:del w:id="64" w:author="Rodrigo" w:date="2019-10-19T12:55:00Z"/>
                <w:lang w:val="en-GB"/>
              </w:rPr>
            </w:pPr>
          </w:p>
          <w:p w14:paraId="57CEB9B7" w14:textId="77777777" w:rsidR="00C0072B" w:rsidRPr="00036D05" w:rsidRDefault="00C0072B" w:rsidP="004C3713">
            <w:pPr>
              <w:spacing w:before="120"/>
              <w:rPr>
                <w:del w:id="65" w:author="Rodrigo" w:date="2019-10-19T12:55:00Z"/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30B77B2C" w14:textId="77777777" w:rsidR="00C0072B" w:rsidRDefault="00C0072B" w:rsidP="004C3713">
            <w:pPr>
              <w:spacing w:before="120"/>
              <w:ind w:left="-108"/>
              <w:jc w:val="center"/>
              <w:rPr>
                <w:del w:id="66" w:author="Rodrigo" w:date="2019-10-19T12:55:00Z"/>
              </w:rPr>
            </w:pPr>
            <w:del w:id="67" w:author="Rodrigo" w:date="2019-10-19T12:55:00Z">
              <w:r>
                <w:delText>dd.mm.aa</w:delText>
              </w:r>
            </w:del>
          </w:p>
          <w:p w14:paraId="09FD0AB9" w14:textId="77777777" w:rsidR="00C0072B" w:rsidRPr="00CB1404" w:rsidRDefault="00C0072B" w:rsidP="004C3713">
            <w:pPr>
              <w:spacing w:before="120"/>
              <w:ind w:left="-108"/>
              <w:jc w:val="center"/>
              <w:rPr>
                <w:del w:id="68" w:author="Rodrigo" w:date="2019-10-19T12:55:00Z"/>
              </w:rPr>
            </w:pPr>
          </w:p>
        </w:tc>
      </w:tr>
    </w:tbl>
    <w:p w14:paraId="181813CD" w14:textId="77777777" w:rsidR="00C0072B" w:rsidRDefault="00C0072B" w:rsidP="00C0072B">
      <w:pPr>
        <w:pStyle w:val="PSDS-CorpodeTexto"/>
        <w:jc w:val="both"/>
        <w:rPr>
          <w:del w:id="69" w:author="Rodrigo" w:date="2019-10-19T12:55:00Z"/>
        </w:rPr>
      </w:pPr>
    </w:p>
    <w:p w14:paraId="6EBC4BE7" w14:textId="77777777" w:rsidR="00C0072B" w:rsidRDefault="00C0072B" w:rsidP="00C0072B">
      <w:pPr>
        <w:jc w:val="center"/>
        <w:rPr>
          <w:del w:id="70" w:author="Rodrigo" w:date="2019-10-19T12:55:00Z"/>
        </w:rPr>
      </w:pPr>
    </w:p>
    <w:p w14:paraId="48B8D21B" w14:textId="77777777" w:rsidR="00C0072B" w:rsidRDefault="00C0072B" w:rsidP="00C0072B">
      <w:pPr>
        <w:jc w:val="center"/>
        <w:rPr>
          <w:del w:id="71" w:author="Rodrigo" w:date="2019-10-19T12:55:00Z"/>
          <w:b/>
          <w:sz w:val="28"/>
          <w:szCs w:val="28"/>
        </w:rPr>
      </w:pPr>
    </w:p>
    <w:p w14:paraId="756132F1" w14:textId="77777777" w:rsidR="00C0072B" w:rsidRDefault="00C0072B" w:rsidP="00C0072B">
      <w:pPr>
        <w:jc w:val="center"/>
        <w:rPr>
          <w:del w:id="72" w:author="Rodrigo" w:date="2019-10-19T12:55:00Z"/>
          <w:b/>
          <w:sz w:val="28"/>
          <w:szCs w:val="28"/>
        </w:rPr>
      </w:pPr>
      <w:del w:id="73" w:author="Rodrigo" w:date="2019-10-19T12:55:00Z">
        <w:r>
          <w:rPr>
            <w:b/>
            <w:sz w:val="28"/>
            <w:szCs w:val="28"/>
          </w:rPr>
          <w:br w:type="page"/>
        </w:r>
        <w:r w:rsidRPr="00E8403A">
          <w:rPr>
            <w:b/>
            <w:sz w:val="28"/>
            <w:szCs w:val="28"/>
          </w:rPr>
          <w:delText xml:space="preserve">Histórico de </w:delText>
        </w:r>
        <w:r>
          <w:rPr>
            <w:b/>
            <w:sz w:val="28"/>
            <w:szCs w:val="28"/>
          </w:rPr>
          <w:delText>Versões</w:delText>
        </w:r>
      </w:del>
    </w:p>
    <w:p w14:paraId="2CEC3F4A" w14:textId="77777777" w:rsidR="00C0072B" w:rsidRPr="00E8403A" w:rsidRDefault="00C0072B" w:rsidP="00C0072B">
      <w:pPr>
        <w:jc w:val="center"/>
        <w:rPr>
          <w:del w:id="74" w:author="Rodrigo" w:date="2019-10-19T12:55:00Z"/>
          <w:b/>
          <w:sz w:val="28"/>
          <w:szCs w:val="28"/>
        </w:rPr>
      </w:pPr>
    </w:p>
    <w:tbl>
      <w:tblPr>
        <w:tblW w:w="107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"/>
        <w:gridCol w:w="1223"/>
        <w:gridCol w:w="992"/>
        <w:gridCol w:w="3686"/>
        <w:gridCol w:w="2174"/>
        <w:gridCol w:w="2626"/>
      </w:tblGrid>
      <w:tr w:rsidR="00C0072B" w14:paraId="5FB42EDB" w14:textId="77777777" w:rsidTr="004C3713">
        <w:trPr>
          <w:gridBefore w:val="1"/>
          <w:wBefore w:w="35" w:type="dxa"/>
          <w:jc w:val="center"/>
          <w:del w:id="75" w:author="Rodrigo" w:date="2019-10-19T12:55:00Z"/>
        </w:trPr>
        <w:tc>
          <w:tcPr>
            <w:tcW w:w="1223" w:type="dxa"/>
            <w:shd w:val="pct10" w:color="auto" w:fill="FFFFFF"/>
            <w:vAlign w:val="center"/>
          </w:tcPr>
          <w:p w14:paraId="7E44B78C" w14:textId="77777777" w:rsidR="00C0072B" w:rsidRDefault="00C0072B" w:rsidP="004C3713">
            <w:pPr>
              <w:pStyle w:val="PSDS-CorpodeTexto"/>
              <w:jc w:val="center"/>
              <w:rPr>
                <w:del w:id="76" w:author="Rodrigo" w:date="2019-10-19T12:55:00Z"/>
                <w:rFonts w:cs="Arial"/>
                <w:b/>
                <w:bCs/>
              </w:rPr>
            </w:pPr>
            <w:del w:id="77" w:author="Rodrigo" w:date="2019-10-19T12:55:00Z">
              <w:r>
                <w:rPr>
                  <w:rFonts w:cs="Arial"/>
                  <w:b/>
                  <w:bCs/>
                </w:rPr>
                <w:delText>Data</w:delText>
              </w:r>
            </w:del>
          </w:p>
        </w:tc>
        <w:tc>
          <w:tcPr>
            <w:tcW w:w="992" w:type="dxa"/>
            <w:shd w:val="pct10" w:color="auto" w:fill="FFFFFF"/>
            <w:vAlign w:val="center"/>
          </w:tcPr>
          <w:p w14:paraId="2D426282" w14:textId="77777777" w:rsidR="00C0072B" w:rsidRDefault="00C0072B" w:rsidP="004C3713">
            <w:pPr>
              <w:pStyle w:val="PSDS-CorpodeTexto"/>
              <w:jc w:val="center"/>
              <w:rPr>
                <w:del w:id="78" w:author="Rodrigo" w:date="2019-10-19T12:55:00Z"/>
                <w:rFonts w:cs="Arial"/>
                <w:b/>
                <w:bCs/>
              </w:rPr>
            </w:pPr>
            <w:del w:id="79" w:author="Rodrigo" w:date="2019-10-19T12:55:00Z">
              <w:r>
                <w:rPr>
                  <w:rFonts w:cs="Arial"/>
                  <w:b/>
                  <w:bCs/>
                </w:rPr>
                <w:delText>Versão</w:delText>
              </w:r>
            </w:del>
          </w:p>
        </w:tc>
        <w:tc>
          <w:tcPr>
            <w:tcW w:w="3686" w:type="dxa"/>
            <w:shd w:val="pct10" w:color="auto" w:fill="FFFFFF"/>
            <w:vAlign w:val="center"/>
          </w:tcPr>
          <w:p w14:paraId="66C9D763" w14:textId="77777777" w:rsidR="00C0072B" w:rsidRDefault="00C0072B" w:rsidP="004C3713">
            <w:pPr>
              <w:pStyle w:val="PSDS-CorpodeTexto"/>
              <w:jc w:val="center"/>
              <w:rPr>
                <w:del w:id="80" w:author="Rodrigo" w:date="2019-10-19T12:55:00Z"/>
                <w:rFonts w:cs="Arial"/>
                <w:b/>
                <w:bCs/>
              </w:rPr>
            </w:pPr>
            <w:del w:id="81" w:author="Rodrigo" w:date="2019-10-19T12:55:00Z">
              <w:r>
                <w:rPr>
                  <w:rFonts w:cs="Arial"/>
                  <w:b/>
                  <w:bCs/>
                </w:rPr>
                <w:delText>Descrição</w:delText>
              </w:r>
            </w:del>
          </w:p>
        </w:tc>
        <w:tc>
          <w:tcPr>
            <w:tcW w:w="2174" w:type="dxa"/>
            <w:shd w:val="pct10" w:color="auto" w:fill="FFFFFF"/>
            <w:vAlign w:val="center"/>
          </w:tcPr>
          <w:p w14:paraId="6858D9B6" w14:textId="77777777" w:rsidR="00C0072B" w:rsidRDefault="00C0072B" w:rsidP="004C3713">
            <w:pPr>
              <w:pStyle w:val="PSDS-CorpodeTexto"/>
              <w:jc w:val="center"/>
              <w:rPr>
                <w:del w:id="82" w:author="Rodrigo" w:date="2019-10-19T12:55:00Z"/>
                <w:rFonts w:cs="Arial"/>
                <w:b/>
                <w:bCs/>
              </w:rPr>
            </w:pPr>
            <w:del w:id="83" w:author="Rodrigo" w:date="2019-10-19T12:55:00Z">
              <w:r>
                <w:rPr>
                  <w:rFonts w:cs="Arial"/>
                  <w:b/>
                  <w:bCs/>
                </w:rPr>
                <w:delText>Autor</w:delText>
              </w:r>
            </w:del>
          </w:p>
        </w:tc>
        <w:tc>
          <w:tcPr>
            <w:tcW w:w="2626" w:type="dxa"/>
            <w:shd w:val="pct10" w:color="auto" w:fill="FFFFFF"/>
            <w:vAlign w:val="center"/>
          </w:tcPr>
          <w:p w14:paraId="33A518C6" w14:textId="77777777" w:rsidR="00C0072B" w:rsidRDefault="00C0072B" w:rsidP="004C3713">
            <w:pPr>
              <w:pStyle w:val="PSDS-CorpodeTexto"/>
              <w:jc w:val="center"/>
              <w:rPr>
                <w:del w:id="84" w:author="Rodrigo" w:date="2019-10-19T12:55:00Z"/>
                <w:rFonts w:cs="Arial"/>
                <w:b/>
                <w:bCs/>
              </w:rPr>
            </w:pPr>
            <w:del w:id="85" w:author="Rodrigo" w:date="2019-10-19T12:55:00Z">
              <w:r>
                <w:rPr>
                  <w:rFonts w:cs="Arial"/>
                  <w:b/>
                  <w:bCs/>
                </w:rPr>
                <w:delText>Revisor</w:delText>
              </w:r>
            </w:del>
          </w:p>
        </w:tc>
      </w:tr>
      <w:tr w:rsidR="00C0072B" w14:paraId="5CD4C1BF" w14:textId="77777777" w:rsidTr="004C3713">
        <w:trPr>
          <w:gridBefore w:val="1"/>
          <w:wBefore w:w="35" w:type="dxa"/>
          <w:jc w:val="center"/>
          <w:del w:id="86" w:author="Rodrigo" w:date="2019-10-19T12:55:00Z"/>
        </w:trPr>
        <w:tc>
          <w:tcPr>
            <w:tcW w:w="1223" w:type="dxa"/>
            <w:vAlign w:val="center"/>
          </w:tcPr>
          <w:p w14:paraId="1E7679FA" w14:textId="77777777" w:rsidR="00C0072B" w:rsidRPr="00DE38D8" w:rsidRDefault="00C0072B" w:rsidP="004C3713">
            <w:pPr>
              <w:spacing w:before="120"/>
              <w:ind w:left="-108"/>
              <w:jc w:val="center"/>
              <w:rPr>
                <w:del w:id="87" w:author="Rodrigo" w:date="2019-10-19T12:55:00Z"/>
                <w:highlight w:val="yellow"/>
              </w:rPr>
            </w:pPr>
            <w:del w:id="88" w:author="Rodrigo" w:date="2019-10-19T12:55:00Z">
              <w:r w:rsidRPr="00DE38D8">
                <w:rPr>
                  <w:highlight w:val="yellow"/>
                </w:rPr>
                <w:delText>dd/mm/aa</w:delText>
              </w:r>
            </w:del>
          </w:p>
        </w:tc>
        <w:tc>
          <w:tcPr>
            <w:tcW w:w="992" w:type="dxa"/>
            <w:vAlign w:val="center"/>
          </w:tcPr>
          <w:p w14:paraId="42322D4F" w14:textId="77777777" w:rsidR="00C0072B" w:rsidRPr="00DE38D8" w:rsidRDefault="00C0072B" w:rsidP="004C3713">
            <w:pPr>
              <w:pStyle w:val="PSDS-CorpodeTexto"/>
              <w:jc w:val="center"/>
              <w:rPr>
                <w:del w:id="89" w:author="Rodrigo" w:date="2019-10-19T12:55:00Z"/>
                <w:rFonts w:cs="Arial"/>
                <w:highlight w:val="yellow"/>
              </w:rPr>
            </w:pPr>
            <w:del w:id="90" w:author="Rodrigo" w:date="2019-10-19T12:55:00Z">
              <w:r w:rsidRPr="00DE38D8">
                <w:rPr>
                  <w:rFonts w:cs="Arial"/>
                  <w:highlight w:val="yellow"/>
                </w:rPr>
                <w:delText>x.y</w:delText>
              </w:r>
            </w:del>
          </w:p>
        </w:tc>
        <w:tc>
          <w:tcPr>
            <w:tcW w:w="3686" w:type="dxa"/>
            <w:vAlign w:val="center"/>
          </w:tcPr>
          <w:p w14:paraId="1A01001A" w14:textId="77777777" w:rsidR="00C0072B" w:rsidRPr="00DE38D8" w:rsidRDefault="00C0072B" w:rsidP="004C3713">
            <w:pPr>
              <w:pStyle w:val="PSDS-CorpodeTexto"/>
              <w:jc w:val="center"/>
              <w:rPr>
                <w:del w:id="91" w:author="Rodrigo" w:date="2019-10-19T12:55:00Z"/>
                <w:rFonts w:cs="Arial"/>
                <w:highlight w:val="yellow"/>
              </w:rPr>
            </w:pPr>
            <w:del w:id="92" w:author="Rodrigo" w:date="2019-10-19T12:55:00Z">
              <w:r w:rsidRPr="00DE38D8">
                <w:rPr>
                  <w:rFonts w:cs="Arial"/>
                  <w:highlight w:val="yellow"/>
                </w:rPr>
                <w:delText xml:space="preserve">Uma breve descrição da versão em questão </w:delText>
              </w:r>
            </w:del>
          </w:p>
        </w:tc>
        <w:tc>
          <w:tcPr>
            <w:tcW w:w="2174" w:type="dxa"/>
            <w:vAlign w:val="center"/>
          </w:tcPr>
          <w:p w14:paraId="336D951A" w14:textId="77777777" w:rsidR="00C0072B" w:rsidRPr="00DE38D8" w:rsidRDefault="00C0072B" w:rsidP="004C3713">
            <w:pPr>
              <w:pStyle w:val="PSDS-CorpodeTexto"/>
              <w:jc w:val="center"/>
              <w:rPr>
                <w:del w:id="93" w:author="Rodrigo" w:date="2019-10-19T12:55:00Z"/>
                <w:rFonts w:cs="Arial"/>
                <w:highlight w:val="yellow"/>
              </w:rPr>
            </w:pPr>
            <w:del w:id="94" w:author="Rodrigo" w:date="2019-10-19T12:55:00Z">
              <w:r w:rsidRPr="00DE38D8">
                <w:rPr>
                  <w:rFonts w:cs="Arial"/>
                  <w:highlight w:val="yellow"/>
                </w:rPr>
                <w:delText>Nome do Primeiro autor</w:delText>
              </w:r>
            </w:del>
          </w:p>
        </w:tc>
        <w:tc>
          <w:tcPr>
            <w:tcW w:w="2626" w:type="dxa"/>
            <w:vAlign w:val="center"/>
          </w:tcPr>
          <w:p w14:paraId="0DFDCE01" w14:textId="77777777" w:rsidR="00C0072B" w:rsidRPr="00DE38D8" w:rsidRDefault="00C0072B" w:rsidP="004C3713">
            <w:pPr>
              <w:pStyle w:val="PSDS-CorpodeTexto"/>
              <w:jc w:val="center"/>
              <w:rPr>
                <w:del w:id="95" w:author="Rodrigo" w:date="2019-10-19T12:55:00Z"/>
                <w:rFonts w:cs="Arial"/>
                <w:highlight w:val="yellow"/>
              </w:rPr>
            </w:pPr>
            <w:del w:id="96" w:author="Rodrigo" w:date="2019-10-19T12:55:00Z">
              <w:r w:rsidRPr="00DE38D8">
                <w:rPr>
                  <w:rFonts w:cs="Arial"/>
                  <w:highlight w:val="yellow"/>
                </w:rPr>
                <w:delText>Nom</w:delText>
              </w:r>
              <w:r>
                <w:rPr>
                  <w:rFonts w:cs="Arial"/>
                  <w:highlight w:val="yellow"/>
                </w:rPr>
                <w:delText>e</w:delText>
              </w:r>
              <w:r w:rsidRPr="00DE38D8">
                <w:rPr>
                  <w:rFonts w:cs="Arial"/>
                  <w:highlight w:val="yellow"/>
                </w:rPr>
                <w:delText xml:space="preserve"> dos possíveis revisores da versão</w:delText>
              </w:r>
            </w:del>
          </w:p>
        </w:tc>
      </w:tr>
      <w:tr w:rsidR="00C0072B" w14:paraId="22894929" w14:textId="77777777" w:rsidTr="004C3713">
        <w:trPr>
          <w:gridBefore w:val="1"/>
          <w:wBefore w:w="35" w:type="dxa"/>
          <w:jc w:val="center"/>
          <w:del w:id="97" w:author="Rodrigo" w:date="2019-10-19T12:55:00Z"/>
        </w:trPr>
        <w:tc>
          <w:tcPr>
            <w:tcW w:w="1223" w:type="dxa"/>
            <w:vAlign w:val="center"/>
          </w:tcPr>
          <w:p w14:paraId="69199DDE" w14:textId="77777777" w:rsidR="00C0072B" w:rsidRDefault="00C0072B" w:rsidP="004C3713">
            <w:pPr>
              <w:pStyle w:val="PSDS-CorpodeTexto"/>
              <w:jc w:val="center"/>
              <w:rPr>
                <w:del w:id="98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6CA338E" w14:textId="77777777" w:rsidR="00C0072B" w:rsidRDefault="00C0072B" w:rsidP="004C3713">
            <w:pPr>
              <w:pStyle w:val="PSDS-CorpodeTexto"/>
              <w:jc w:val="center"/>
              <w:rPr>
                <w:del w:id="99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66288342" w14:textId="77777777" w:rsidR="00C0072B" w:rsidRDefault="00C0072B" w:rsidP="004C3713">
            <w:pPr>
              <w:pStyle w:val="PSDS-CorpodeTexto"/>
              <w:jc w:val="center"/>
              <w:rPr>
                <w:del w:id="100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3B406F6A" w14:textId="77777777" w:rsidR="00C0072B" w:rsidRDefault="00C0072B" w:rsidP="004C3713">
            <w:pPr>
              <w:pStyle w:val="PSDS-CorpodeTexto"/>
              <w:jc w:val="center"/>
              <w:rPr>
                <w:del w:id="101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31FF19B0" w14:textId="77777777" w:rsidR="00C0072B" w:rsidRDefault="00C0072B" w:rsidP="004C3713">
            <w:pPr>
              <w:pStyle w:val="PSDS-CorpodeTexto"/>
              <w:jc w:val="center"/>
              <w:rPr>
                <w:del w:id="102" w:author="Rodrigo" w:date="2019-10-19T12:55:00Z"/>
                <w:rFonts w:cs="Arial"/>
              </w:rPr>
            </w:pPr>
          </w:p>
        </w:tc>
      </w:tr>
      <w:tr w:rsidR="00C0072B" w14:paraId="0D8C1E19" w14:textId="77777777" w:rsidTr="004C3713">
        <w:trPr>
          <w:jc w:val="center"/>
          <w:del w:id="103" w:author="Rodrigo" w:date="2019-10-19T12:55:00Z"/>
        </w:trPr>
        <w:tc>
          <w:tcPr>
            <w:tcW w:w="1258" w:type="dxa"/>
            <w:gridSpan w:val="2"/>
            <w:vAlign w:val="center"/>
          </w:tcPr>
          <w:p w14:paraId="07C863AB" w14:textId="77777777" w:rsidR="00C0072B" w:rsidRDefault="00C0072B" w:rsidP="004C3713">
            <w:pPr>
              <w:pStyle w:val="PSDS-CorpodeTexto"/>
              <w:jc w:val="center"/>
              <w:rPr>
                <w:del w:id="104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2DA44C52" w14:textId="77777777" w:rsidR="00C0072B" w:rsidRDefault="00C0072B" w:rsidP="004C3713">
            <w:pPr>
              <w:pStyle w:val="PSDS-CorpodeTexto"/>
              <w:jc w:val="center"/>
              <w:rPr>
                <w:del w:id="105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310BE48" w14:textId="77777777" w:rsidR="00C0072B" w:rsidRDefault="00C0072B" w:rsidP="004C3713">
            <w:pPr>
              <w:pStyle w:val="PSDS-CorpodeTexto"/>
              <w:jc w:val="center"/>
              <w:rPr>
                <w:del w:id="106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0460977E" w14:textId="77777777" w:rsidR="00C0072B" w:rsidRDefault="00C0072B" w:rsidP="004C3713">
            <w:pPr>
              <w:pStyle w:val="PSDS-CorpodeTexto"/>
              <w:jc w:val="center"/>
              <w:rPr>
                <w:del w:id="107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08A06D41" w14:textId="77777777" w:rsidR="00C0072B" w:rsidRDefault="00C0072B" w:rsidP="004C3713">
            <w:pPr>
              <w:pStyle w:val="PSDS-CorpodeTexto"/>
              <w:jc w:val="center"/>
              <w:rPr>
                <w:del w:id="108" w:author="Rodrigo" w:date="2019-10-19T12:55:00Z"/>
                <w:rFonts w:cs="Arial"/>
              </w:rPr>
            </w:pPr>
          </w:p>
        </w:tc>
      </w:tr>
      <w:tr w:rsidR="00C0072B" w14:paraId="374A1DBC" w14:textId="77777777" w:rsidTr="004C3713">
        <w:trPr>
          <w:gridBefore w:val="1"/>
          <w:wBefore w:w="35" w:type="dxa"/>
          <w:jc w:val="center"/>
          <w:del w:id="109" w:author="Rodrigo" w:date="2019-10-19T12:55:00Z"/>
        </w:trPr>
        <w:tc>
          <w:tcPr>
            <w:tcW w:w="1223" w:type="dxa"/>
            <w:vAlign w:val="center"/>
          </w:tcPr>
          <w:p w14:paraId="536B637F" w14:textId="77777777" w:rsidR="00C0072B" w:rsidRDefault="00C0072B" w:rsidP="004C3713">
            <w:pPr>
              <w:pStyle w:val="PSDS-CorpodeTexto"/>
              <w:jc w:val="center"/>
              <w:rPr>
                <w:del w:id="110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9D4E4BD" w14:textId="77777777" w:rsidR="00C0072B" w:rsidRDefault="00C0072B" w:rsidP="004C3713">
            <w:pPr>
              <w:pStyle w:val="PSDS-CorpodeTexto"/>
              <w:jc w:val="center"/>
              <w:rPr>
                <w:del w:id="111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57580C30" w14:textId="77777777" w:rsidR="00C0072B" w:rsidRDefault="00C0072B" w:rsidP="004C3713">
            <w:pPr>
              <w:pStyle w:val="PSDS-CorpodeTexto"/>
              <w:jc w:val="center"/>
              <w:rPr>
                <w:del w:id="112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7D86BFF" w14:textId="77777777" w:rsidR="00C0072B" w:rsidRDefault="00C0072B" w:rsidP="004C3713">
            <w:pPr>
              <w:pStyle w:val="PSDS-CorpodeTexto"/>
              <w:rPr>
                <w:del w:id="113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4B3F850" w14:textId="77777777" w:rsidR="00C0072B" w:rsidRDefault="00C0072B" w:rsidP="004C3713">
            <w:pPr>
              <w:pStyle w:val="PSDS-CorpodeTexto"/>
              <w:jc w:val="center"/>
              <w:rPr>
                <w:del w:id="114" w:author="Rodrigo" w:date="2019-10-19T12:55:00Z"/>
                <w:rFonts w:cs="Arial"/>
              </w:rPr>
            </w:pPr>
          </w:p>
        </w:tc>
      </w:tr>
      <w:tr w:rsidR="00C0072B" w14:paraId="53D32D57" w14:textId="77777777" w:rsidTr="004C3713">
        <w:trPr>
          <w:gridBefore w:val="1"/>
          <w:wBefore w:w="35" w:type="dxa"/>
          <w:jc w:val="center"/>
          <w:del w:id="115" w:author="Rodrigo" w:date="2019-10-19T12:55:00Z"/>
        </w:trPr>
        <w:tc>
          <w:tcPr>
            <w:tcW w:w="1223" w:type="dxa"/>
            <w:vAlign w:val="center"/>
          </w:tcPr>
          <w:p w14:paraId="316374C3" w14:textId="77777777" w:rsidR="00C0072B" w:rsidRDefault="00C0072B" w:rsidP="004C3713">
            <w:pPr>
              <w:pStyle w:val="PSDS-CorpodeTexto"/>
              <w:jc w:val="center"/>
              <w:rPr>
                <w:del w:id="116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F8330E9" w14:textId="77777777" w:rsidR="00C0072B" w:rsidRDefault="00C0072B" w:rsidP="004C3713">
            <w:pPr>
              <w:pStyle w:val="PSDS-CorpodeTexto"/>
              <w:jc w:val="center"/>
              <w:rPr>
                <w:del w:id="117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6F82CD6" w14:textId="77777777" w:rsidR="00C0072B" w:rsidRDefault="00C0072B" w:rsidP="004C3713">
            <w:pPr>
              <w:pStyle w:val="PSDS-CorpodeTexto"/>
              <w:jc w:val="center"/>
              <w:rPr>
                <w:del w:id="118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29DD17E9" w14:textId="77777777" w:rsidR="00C0072B" w:rsidRDefault="00C0072B" w:rsidP="004C3713">
            <w:pPr>
              <w:pStyle w:val="PSDS-CorpodeTexto"/>
              <w:jc w:val="center"/>
              <w:rPr>
                <w:del w:id="119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21EB1D63" w14:textId="77777777" w:rsidR="00C0072B" w:rsidRDefault="00C0072B" w:rsidP="004C3713">
            <w:pPr>
              <w:pStyle w:val="PSDS-CorpodeTexto"/>
              <w:jc w:val="center"/>
              <w:rPr>
                <w:del w:id="120" w:author="Rodrigo" w:date="2019-10-19T12:55:00Z"/>
                <w:rFonts w:cs="Arial"/>
              </w:rPr>
            </w:pPr>
          </w:p>
        </w:tc>
      </w:tr>
      <w:tr w:rsidR="00C0072B" w14:paraId="153FDC7A" w14:textId="77777777" w:rsidTr="004C3713">
        <w:trPr>
          <w:gridBefore w:val="1"/>
          <w:wBefore w:w="35" w:type="dxa"/>
          <w:jc w:val="center"/>
          <w:del w:id="121" w:author="Rodrigo" w:date="2019-10-19T12:55:00Z"/>
        </w:trPr>
        <w:tc>
          <w:tcPr>
            <w:tcW w:w="1223" w:type="dxa"/>
            <w:vAlign w:val="center"/>
          </w:tcPr>
          <w:p w14:paraId="677F3C4B" w14:textId="77777777" w:rsidR="00C0072B" w:rsidRDefault="00C0072B" w:rsidP="004C3713">
            <w:pPr>
              <w:pStyle w:val="PSDS-CorpodeTexto"/>
              <w:jc w:val="center"/>
              <w:rPr>
                <w:del w:id="122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738F359" w14:textId="77777777" w:rsidR="00C0072B" w:rsidRDefault="00C0072B" w:rsidP="004C3713">
            <w:pPr>
              <w:pStyle w:val="PSDS-CorpodeTexto"/>
              <w:jc w:val="center"/>
              <w:rPr>
                <w:del w:id="123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EDC5899" w14:textId="77777777" w:rsidR="00C0072B" w:rsidRDefault="00C0072B" w:rsidP="004C3713">
            <w:pPr>
              <w:pStyle w:val="PSDS-CorpodeTexto"/>
              <w:jc w:val="center"/>
              <w:rPr>
                <w:del w:id="124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63FD96B" w14:textId="77777777" w:rsidR="00C0072B" w:rsidRDefault="00C0072B" w:rsidP="004C3713">
            <w:pPr>
              <w:pStyle w:val="PSDS-CorpodeTexto"/>
              <w:jc w:val="center"/>
              <w:rPr>
                <w:del w:id="125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3A84D72E" w14:textId="77777777" w:rsidR="00C0072B" w:rsidRDefault="00C0072B" w:rsidP="004C3713">
            <w:pPr>
              <w:pStyle w:val="PSDS-CorpodeTexto"/>
              <w:jc w:val="center"/>
              <w:rPr>
                <w:del w:id="126" w:author="Rodrigo" w:date="2019-10-19T12:55:00Z"/>
                <w:rFonts w:cs="Arial"/>
              </w:rPr>
            </w:pPr>
          </w:p>
        </w:tc>
      </w:tr>
      <w:tr w:rsidR="00C0072B" w14:paraId="423C1D0A" w14:textId="77777777" w:rsidTr="004C3713">
        <w:trPr>
          <w:gridBefore w:val="1"/>
          <w:wBefore w:w="35" w:type="dxa"/>
          <w:jc w:val="center"/>
          <w:del w:id="127" w:author="Rodrigo" w:date="2019-10-19T12:55:00Z"/>
        </w:trPr>
        <w:tc>
          <w:tcPr>
            <w:tcW w:w="1223" w:type="dxa"/>
            <w:vAlign w:val="center"/>
          </w:tcPr>
          <w:p w14:paraId="4DF9E2DA" w14:textId="77777777" w:rsidR="00C0072B" w:rsidRDefault="00C0072B" w:rsidP="004C3713">
            <w:pPr>
              <w:pStyle w:val="PSDS-CorpodeTexto"/>
              <w:rPr>
                <w:del w:id="128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06809752" w14:textId="77777777" w:rsidR="00C0072B" w:rsidRDefault="00C0072B" w:rsidP="004C3713">
            <w:pPr>
              <w:pStyle w:val="PSDS-CorpodeTexto"/>
              <w:rPr>
                <w:del w:id="129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0E39DB44" w14:textId="77777777" w:rsidR="00C0072B" w:rsidRDefault="00C0072B" w:rsidP="004C3713">
            <w:pPr>
              <w:pStyle w:val="PSDS-CorpodeTexto"/>
              <w:rPr>
                <w:del w:id="130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5C9D7533" w14:textId="77777777" w:rsidR="00C0072B" w:rsidRDefault="00C0072B" w:rsidP="004C3713">
            <w:pPr>
              <w:pStyle w:val="PSDS-CorpodeTexto"/>
              <w:rPr>
                <w:del w:id="131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1FA619E5" w14:textId="77777777" w:rsidR="00C0072B" w:rsidRDefault="00C0072B" w:rsidP="004C3713">
            <w:pPr>
              <w:pStyle w:val="PSDS-CorpodeTexto"/>
              <w:rPr>
                <w:del w:id="132" w:author="Rodrigo" w:date="2019-10-19T12:55:00Z"/>
                <w:rFonts w:cs="Arial"/>
              </w:rPr>
            </w:pPr>
          </w:p>
        </w:tc>
      </w:tr>
      <w:tr w:rsidR="00C0072B" w14:paraId="350940E5" w14:textId="77777777" w:rsidTr="004C3713">
        <w:trPr>
          <w:gridBefore w:val="1"/>
          <w:wBefore w:w="35" w:type="dxa"/>
          <w:jc w:val="center"/>
          <w:del w:id="133" w:author="Rodrigo" w:date="2019-10-19T12:55:00Z"/>
        </w:trPr>
        <w:tc>
          <w:tcPr>
            <w:tcW w:w="1223" w:type="dxa"/>
            <w:vAlign w:val="center"/>
          </w:tcPr>
          <w:p w14:paraId="1732E0FA" w14:textId="77777777" w:rsidR="00C0072B" w:rsidRDefault="00C0072B" w:rsidP="004C3713">
            <w:pPr>
              <w:pStyle w:val="PSDS-CorpodeTexto"/>
              <w:rPr>
                <w:del w:id="134" w:author="Rodrigo" w:date="2019-10-19T12:55:00Z"/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5ED9038" w14:textId="77777777" w:rsidR="00C0072B" w:rsidRDefault="00C0072B" w:rsidP="004C3713">
            <w:pPr>
              <w:pStyle w:val="PSDS-CorpodeTexto"/>
              <w:rPr>
                <w:del w:id="135" w:author="Rodrigo" w:date="2019-10-19T12:55:00Z"/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55C26D10" w14:textId="77777777" w:rsidR="00C0072B" w:rsidRDefault="00C0072B" w:rsidP="004C3713">
            <w:pPr>
              <w:pStyle w:val="PSDS-CorpodeTexto"/>
              <w:rPr>
                <w:del w:id="136" w:author="Rodrigo" w:date="2019-10-19T12:55:00Z"/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1EDEEBE9" w14:textId="77777777" w:rsidR="00C0072B" w:rsidRDefault="00C0072B" w:rsidP="004C3713">
            <w:pPr>
              <w:pStyle w:val="PSDS-CorpodeTexto"/>
              <w:rPr>
                <w:del w:id="137" w:author="Rodrigo" w:date="2019-10-19T12:55:00Z"/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690D0F1A" w14:textId="77777777" w:rsidR="00C0072B" w:rsidRDefault="00C0072B" w:rsidP="004C3713">
            <w:pPr>
              <w:pStyle w:val="PSDS-CorpodeTexto"/>
              <w:rPr>
                <w:del w:id="138" w:author="Rodrigo" w:date="2019-10-19T12:55:00Z"/>
                <w:rFonts w:cs="Arial"/>
              </w:rPr>
            </w:pPr>
          </w:p>
        </w:tc>
      </w:tr>
    </w:tbl>
    <w:p w14:paraId="3F0B72F9" w14:textId="77777777" w:rsidR="00C0072B" w:rsidRDefault="00C0072B" w:rsidP="00C0072B">
      <w:pPr>
        <w:jc w:val="center"/>
        <w:rPr>
          <w:del w:id="139" w:author="Rodrigo" w:date="2019-10-19T12:55:00Z"/>
          <w:b/>
          <w:sz w:val="32"/>
          <w:szCs w:val="32"/>
        </w:rPr>
      </w:pPr>
    </w:p>
    <w:p w14:paraId="354695DF" w14:textId="77777777" w:rsidR="00C0072B" w:rsidRDefault="00C0072B" w:rsidP="00C0072B">
      <w:pPr>
        <w:pStyle w:val="PSDS-CorpodeTexto"/>
        <w:jc w:val="both"/>
        <w:rPr>
          <w:ins w:id="140" w:author="Rodrigo" w:date="2019-10-19T12:55:00Z"/>
        </w:rPr>
      </w:pPr>
      <w:del w:id="141" w:author="Rodrigo" w:date="2019-10-19T12:55:00Z">
        <w:r>
          <w:rPr>
            <w:b/>
            <w:sz w:val="32"/>
            <w:szCs w:val="32"/>
          </w:rPr>
          <w:br w:type="page"/>
        </w:r>
      </w:del>
    </w:p>
    <w:p w14:paraId="6FF05690" w14:textId="77777777" w:rsidR="00C0072B" w:rsidRDefault="00C0072B" w:rsidP="00C0072B">
      <w:pPr>
        <w:jc w:val="center"/>
        <w:rPr>
          <w:ins w:id="142" w:author="Rodrigo" w:date="2019-10-19T12:55:00Z"/>
        </w:rPr>
      </w:pPr>
    </w:p>
    <w:p w14:paraId="7235C83F" w14:textId="77777777" w:rsidR="00C0072B" w:rsidRDefault="00C0072B" w:rsidP="00C0072B">
      <w:pPr>
        <w:jc w:val="center"/>
        <w:rPr>
          <w:ins w:id="143" w:author="Rodrigo" w:date="2019-10-19T12:55:00Z"/>
          <w:b/>
          <w:sz w:val="28"/>
          <w:szCs w:val="28"/>
        </w:rPr>
      </w:pPr>
    </w:p>
    <w:p w14:paraId="1450157F" w14:textId="77777777" w:rsidR="00F930AF" w:rsidRPr="008D6773" w:rsidRDefault="00C0072B" w:rsidP="00F930AF">
      <w:pPr>
        <w:jc w:val="center"/>
        <w:rPr>
          <w:ins w:id="144" w:author="Rodrigo" w:date="2019-10-19T12:55:00Z"/>
          <w:b/>
          <w:sz w:val="32"/>
          <w:szCs w:val="32"/>
        </w:rPr>
      </w:pPr>
      <w:ins w:id="145" w:author="Rodrigo" w:date="2019-10-19T12:55:00Z">
        <w:r>
          <w:rPr>
            <w:b/>
            <w:sz w:val="28"/>
            <w:szCs w:val="28"/>
          </w:rPr>
          <w:br w:type="page"/>
        </w:r>
        <w:r w:rsidR="00F930AF" w:rsidRPr="008D6773">
          <w:rPr>
            <w:b/>
            <w:sz w:val="32"/>
            <w:szCs w:val="32"/>
          </w:rPr>
          <w:lastRenderedPageBreak/>
          <w:t xml:space="preserve"> </w:t>
        </w:r>
      </w:ins>
    </w:p>
    <w:p w14:paraId="5F555F4F" w14:textId="77777777" w:rsidR="00C0072B" w:rsidRPr="008D6773" w:rsidRDefault="00C0072B" w:rsidP="00C0072B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t>Índice</w:t>
      </w:r>
    </w:p>
    <w:p w14:paraId="6936400D" w14:textId="77777777" w:rsidR="00C0072B" w:rsidRDefault="00C0072B" w:rsidP="00C0072B">
      <w:pPr>
        <w:jc w:val="both"/>
      </w:pPr>
    </w:p>
    <w:p w14:paraId="61441135" w14:textId="589BFD0B" w:rsidR="00C0072B" w:rsidRDefault="00C0072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r>
        <w:fldChar w:fldCharType="begin"/>
      </w:r>
      <w:r>
        <w:instrText xml:space="preserve"> TOC \h \z \t "PSDS - Marcadores Nivel 1;1;PSDS - Marcadores Nivel 2;2;PSDS - Marcadores Nivel 3;3" </w:instrText>
      </w:r>
      <w:r>
        <w:fldChar w:fldCharType="separate"/>
      </w:r>
      <w:hyperlink w:anchor="_Toc261623099" w:history="1">
        <w:r w:rsidRPr="00F56370">
          <w:rPr>
            <w:rStyle w:val="Hyperlink"/>
          </w:rPr>
          <w:t>1.</w:t>
        </w:r>
        <w:r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Pr="00F56370">
          <w:rPr>
            <w:rStyle w:val="Hyperlink"/>
          </w:rPr>
          <w:t>Nome do Caso de Uso</w:t>
        </w:r>
        <w:r>
          <w:rPr>
            <w:webHidden/>
          </w:rPr>
          <w:tab/>
        </w:r>
        <w:r w:rsidR="00271B4E">
          <w:rPr>
            <w:webHidden/>
          </w:rPr>
          <w:t>4</w:t>
        </w:r>
      </w:hyperlink>
    </w:p>
    <w:p w14:paraId="0B54F9F8" w14:textId="1756B6DB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0" w:history="1">
        <w:r w:rsidR="00C0072B" w:rsidRPr="00F56370">
          <w:rPr>
            <w:rStyle w:val="Hyperlink"/>
          </w:rPr>
          <w:t>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Objetivo</w:t>
        </w:r>
        <w:r w:rsidR="00C0072B">
          <w:rPr>
            <w:webHidden/>
          </w:rPr>
          <w:tab/>
        </w:r>
        <w:r w:rsidR="00271B4E">
          <w:rPr>
            <w:webHidden/>
          </w:rPr>
          <w:t>4</w:t>
        </w:r>
      </w:hyperlink>
    </w:p>
    <w:p w14:paraId="56065F28" w14:textId="17C47A42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1" w:history="1">
        <w:r w:rsidR="00C0072B" w:rsidRPr="00F56370">
          <w:rPr>
            <w:rStyle w:val="Hyperlink"/>
          </w:rPr>
          <w:t>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Descrição</w:t>
        </w:r>
        <w:r w:rsidR="00C0072B">
          <w:rPr>
            <w:webHidden/>
          </w:rPr>
          <w:tab/>
        </w:r>
        <w:r w:rsidR="00271B4E">
          <w:rPr>
            <w:webHidden/>
          </w:rPr>
          <w:t>4</w:t>
        </w:r>
      </w:hyperlink>
    </w:p>
    <w:p w14:paraId="4D7D66FC" w14:textId="0BAB0674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2" w:history="1">
        <w:r w:rsidR="00C0072B" w:rsidRPr="00F56370">
          <w:rPr>
            <w:rStyle w:val="Hyperlink"/>
          </w:rPr>
          <w:t>4.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  <w:rFonts w:cs="Arial"/>
          </w:rPr>
          <w:t>Requisitos Funcionais</w:t>
        </w:r>
        <w:r w:rsidR="00C0072B">
          <w:rPr>
            <w:webHidden/>
          </w:rPr>
          <w:tab/>
        </w:r>
        <w:r w:rsidR="00271B4E">
          <w:rPr>
            <w:webHidden/>
          </w:rPr>
          <w:t>4</w:t>
        </w:r>
      </w:hyperlink>
    </w:p>
    <w:p w14:paraId="5EE4A923" w14:textId="515EE7A8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3" w:history="1">
        <w:r w:rsidR="00C0072B" w:rsidRPr="00F56370">
          <w:rPr>
            <w:rStyle w:val="Hyperlink"/>
          </w:rPr>
          <w:t>5.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Tipo de Caso de Uso</w:t>
        </w:r>
        <w:r w:rsidR="00C0072B">
          <w:rPr>
            <w:webHidden/>
          </w:rPr>
          <w:tab/>
        </w:r>
        <w:r w:rsidR="00271B4E">
          <w:rPr>
            <w:webHidden/>
          </w:rPr>
          <w:t>5</w:t>
        </w:r>
      </w:hyperlink>
    </w:p>
    <w:p w14:paraId="05398A85" w14:textId="6D60621B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4" w:history="1">
        <w:r w:rsidR="00C0072B" w:rsidRPr="00F56370">
          <w:rPr>
            <w:rStyle w:val="Hyperlink"/>
          </w:rPr>
          <w:t>6.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Atores</w:t>
        </w:r>
        <w:r w:rsidR="00C0072B">
          <w:rPr>
            <w:webHidden/>
          </w:rPr>
          <w:tab/>
        </w:r>
        <w:r w:rsidR="00271B4E">
          <w:rPr>
            <w:webHidden/>
          </w:rPr>
          <w:t>5</w:t>
        </w:r>
      </w:hyperlink>
    </w:p>
    <w:p w14:paraId="0B83CBE3" w14:textId="1FBA0B14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5" w:history="1">
        <w:r w:rsidR="00C0072B" w:rsidRPr="00F56370">
          <w:rPr>
            <w:rStyle w:val="Hyperlink"/>
          </w:rPr>
          <w:t>7.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Pré-condições</w:t>
        </w:r>
        <w:r w:rsidR="00C0072B">
          <w:rPr>
            <w:webHidden/>
          </w:rPr>
          <w:tab/>
        </w:r>
        <w:r w:rsidR="00271B4E">
          <w:rPr>
            <w:webHidden/>
          </w:rPr>
          <w:t>5</w:t>
        </w:r>
      </w:hyperlink>
    </w:p>
    <w:p w14:paraId="5A318673" w14:textId="40A507B7" w:rsidR="00C0072B" w:rsidRDefault="00A26084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06" w:history="1">
        <w:r w:rsidR="00C0072B" w:rsidRPr="00F56370">
          <w:rPr>
            <w:rStyle w:val="Hyperlink"/>
          </w:rPr>
          <w:t>7.1.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Permissão de Usuário</w:t>
        </w:r>
        <w:r w:rsidR="00C0072B">
          <w:rPr>
            <w:webHidden/>
          </w:rPr>
          <w:tab/>
        </w:r>
        <w:r w:rsidR="00271B4E">
          <w:rPr>
            <w:webHidden/>
          </w:rPr>
          <w:t>5</w:t>
        </w:r>
      </w:hyperlink>
    </w:p>
    <w:p w14:paraId="38FFD274" w14:textId="44A25F8A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7" w:history="1">
        <w:r w:rsidR="00C0072B" w:rsidRPr="00F56370">
          <w:rPr>
            <w:rStyle w:val="Hyperlink"/>
          </w:rPr>
          <w:t>8.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 Principal</w:t>
        </w:r>
        <w:r w:rsidR="00C0072B">
          <w:rPr>
            <w:webHidden/>
          </w:rPr>
          <w:tab/>
        </w:r>
        <w:r w:rsidR="00271B4E">
          <w:rPr>
            <w:webHidden/>
          </w:rPr>
          <w:t>5</w:t>
        </w:r>
      </w:hyperlink>
    </w:p>
    <w:p w14:paraId="49397C77" w14:textId="129A0032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8" w:history="1">
        <w:r w:rsidR="00C0072B" w:rsidRPr="00F56370">
          <w:rPr>
            <w:rStyle w:val="Hyperlink"/>
          </w:rPr>
          <w:t>9.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Alternativos</w:t>
        </w:r>
        <w:r w:rsidR="00C0072B">
          <w:rPr>
            <w:webHidden/>
          </w:rPr>
          <w:tab/>
        </w:r>
        <w:r w:rsidR="00271B4E">
          <w:rPr>
            <w:webHidden/>
          </w:rPr>
          <w:t>7</w:t>
        </w:r>
      </w:hyperlink>
    </w:p>
    <w:p w14:paraId="3D68B048" w14:textId="77777777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9" w:history="1">
        <w:r w:rsidR="00C0072B" w:rsidRPr="00F56370">
          <w:rPr>
            <w:rStyle w:val="Hyperlink"/>
          </w:rPr>
          <w:t>10.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de Exceção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_Toc261623109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8</w:t>
        </w:r>
        <w:r w:rsidR="00C0072B">
          <w:rPr>
            <w:webHidden/>
          </w:rPr>
          <w:fldChar w:fldCharType="end"/>
        </w:r>
      </w:hyperlink>
    </w:p>
    <w:p w14:paraId="743F85D5" w14:textId="3F62FE77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0" w:history="1">
        <w:r w:rsidR="00C0072B" w:rsidRPr="00F56370">
          <w:rPr>
            <w:rStyle w:val="Hyperlink"/>
          </w:rPr>
          <w:t>11.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Protótipos de Tela</w:t>
        </w:r>
        <w:r w:rsidR="00C0072B">
          <w:rPr>
            <w:webHidden/>
          </w:rPr>
          <w:tab/>
        </w:r>
        <w:r w:rsidR="00271B4E">
          <w:rPr>
            <w:webHidden/>
          </w:rPr>
          <w:t>8</w:t>
        </w:r>
      </w:hyperlink>
    </w:p>
    <w:p w14:paraId="43FE27C0" w14:textId="30C1B216" w:rsidR="00C0072B" w:rsidRDefault="00A26084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1" w:history="1">
        <w:r w:rsidR="00C0072B" w:rsidRPr="00F56370">
          <w:rPr>
            <w:rStyle w:val="Hyperlink"/>
          </w:rPr>
          <w:t>11.1.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 xml:space="preserve">Protótipo da Tela de </w:t>
        </w:r>
        <w:r w:rsidR="00271B4E">
          <w:rPr>
            <w:rStyle w:val="nfase"/>
            <w:i w:val="0"/>
            <w:iCs w:val="0"/>
          </w:rPr>
          <w:t>Catálogo</w:t>
        </w:r>
        <w:r w:rsidR="00C0072B">
          <w:rPr>
            <w:webHidden/>
          </w:rPr>
          <w:tab/>
        </w:r>
        <w:r w:rsidR="00271B4E">
          <w:rPr>
            <w:webHidden/>
          </w:rPr>
          <w:t>8</w:t>
        </w:r>
      </w:hyperlink>
    </w:p>
    <w:p w14:paraId="0847D5D5" w14:textId="3B50209E" w:rsidR="00C0072B" w:rsidRDefault="00A26084">
      <w:pPr>
        <w:pStyle w:val="Sumrio2"/>
      </w:pPr>
      <w:hyperlink w:anchor="_Toc261623113" w:history="1">
        <w:r w:rsidR="00C0072B" w:rsidRPr="00F56370">
          <w:rPr>
            <w:rStyle w:val="Hyperlink"/>
          </w:rPr>
          <w:t>11.2.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 xml:space="preserve">Protótipo da Tela de </w:t>
        </w:r>
        <w:r w:rsidR="00271B4E">
          <w:rPr>
            <w:rStyle w:val="Hyperlink"/>
          </w:rPr>
          <w:t>Produto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_Toc261623113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63223518" w14:textId="0A170411" w:rsidR="00271B4E" w:rsidRDefault="00A26084" w:rsidP="00271B4E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271B4E" w:rsidRPr="00F56370">
          <w:rPr>
            <w:rStyle w:val="Hyperlink"/>
          </w:rPr>
          <w:t>11.</w:t>
        </w:r>
        <w:r w:rsidR="00271B4E">
          <w:rPr>
            <w:rStyle w:val="Hyperlink"/>
          </w:rPr>
          <w:t>3</w:t>
        </w:r>
        <w:r w:rsidR="00271B4E" w:rsidRPr="00F56370">
          <w:rPr>
            <w:rStyle w:val="Hyperlink"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 w:rsidRPr="00F56370">
          <w:rPr>
            <w:rStyle w:val="Hyperlink"/>
          </w:rPr>
          <w:t xml:space="preserve">Protótipo da Tela de </w:t>
        </w:r>
        <w:r w:rsidR="00271B4E">
          <w:rPr>
            <w:rStyle w:val="Hyperlink"/>
          </w:rPr>
          <w:t>Carrinho</w:t>
        </w:r>
        <w:r w:rsidR="00271B4E">
          <w:rPr>
            <w:webHidden/>
          </w:rPr>
          <w:tab/>
        </w:r>
        <w:r w:rsidR="00271B4E">
          <w:rPr>
            <w:webHidden/>
          </w:rPr>
          <w:fldChar w:fldCharType="begin"/>
        </w:r>
        <w:r w:rsidR="00271B4E">
          <w:rPr>
            <w:webHidden/>
          </w:rPr>
          <w:instrText xml:space="preserve"> PAGEREF _Toc261623113 \h </w:instrText>
        </w:r>
        <w:r w:rsidR="00271B4E">
          <w:rPr>
            <w:webHidden/>
          </w:rPr>
        </w:r>
        <w:r w:rsidR="00271B4E">
          <w:rPr>
            <w:webHidden/>
          </w:rPr>
          <w:fldChar w:fldCharType="separate"/>
        </w:r>
        <w:r w:rsidR="00271B4E">
          <w:rPr>
            <w:webHidden/>
          </w:rPr>
          <w:t>9</w:t>
        </w:r>
        <w:r w:rsidR="00271B4E">
          <w:rPr>
            <w:webHidden/>
          </w:rPr>
          <w:fldChar w:fldCharType="end"/>
        </w:r>
      </w:hyperlink>
    </w:p>
    <w:p w14:paraId="7F4DEB3B" w14:textId="260F3ED9" w:rsidR="00271B4E" w:rsidRDefault="00A26084" w:rsidP="00271B4E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271B4E" w:rsidRPr="00F56370">
          <w:rPr>
            <w:rStyle w:val="Hyperlink"/>
          </w:rPr>
          <w:t>11.</w:t>
        </w:r>
        <w:r w:rsidR="00271B4E">
          <w:rPr>
            <w:rStyle w:val="Hyperlink"/>
          </w:rPr>
          <w:t>4</w:t>
        </w:r>
        <w:r w:rsidR="00271B4E" w:rsidRPr="00F56370">
          <w:rPr>
            <w:rStyle w:val="Hyperlink"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 w:rsidRPr="00F56370">
          <w:rPr>
            <w:rStyle w:val="Hyperlink"/>
          </w:rPr>
          <w:t>Protótipo da Tela de</w:t>
        </w:r>
        <w:r w:rsidR="00271B4E">
          <w:rPr>
            <w:rStyle w:val="Hyperlink"/>
          </w:rPr>
          <w:t xml:space="preserve"> Entrega</w:t>
        </w:r>
        <w:r w:rsidR="00271B4E">
          <w:rPr>
            <w:webHidden/>
          </w:rPr>
          <w:tab/>
          <w:t>10</w:t>
        </w:r>
      </w:hyperlink>
    </w:p>
    <w:p w14:paraId="65EB105C" w14:textId="0AAADA7B" w:rsidR="00271B4E" w:rsidRDefault="00A26084" w:rsidP="00271B4E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271B4E" w:rsidRPr="00F56370">
          <w:rPr>
            <w:rStyle w:val="Hyperlink"/>
          </w:rPr>
          <w:t>11.</w:t>
        </w:r>
        <w:r w:rsidR="00271B4E">
          <w:rPr>
            <w:rStyle w:val="Hyperlink"/>
          </w:rPr>
          <w:t>5</w:t>
        </w:r>
        <w:r w:rsidR="00271B4E" w:rsidRPr="00F56370">
          <w:rPr>
            <w:rStyle w:val="Hyperlink"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 w:rsidRPr="00F56370">
          <w:rPr>
            <w:rStyle w:val="Hyperlink"/>
          </w:rPr>
          <w:t>Protótipo da Tela de</w:t>
        </w:r>
        <w:r w:rsidR="00271B4E">
          <w:rPr>
            <w:rStyle w:val="Hyperlink"/>
          </w:rPr>
          <w:t xml:space="preserve"> Pagamento</w:t>
        </w:r>
        <w:r w:rsidR="00271B4E">
          <w:rPr>
            <w:webHidden/>
          </w:rPr>
          <w:tab/>
          <w:t>10</w:t>
        </w:r>
      </w:hyperlink>
    </w:p>
    <w:p w14:paraId="163420F6" w14:textId="4BCC163A" w:rsidR="00271B4E" w:rsidRDefault="00A26084" w:rsidP="00271B4E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271B4E" w:rsidRPr="00F56370">
          <w:rPr>
            <w:rStyle w:val="Hyperlink"/>
          </w:rPr>
          <w:t>11.</w:t>
        </w:r>
        <w:r w:rsidR="00271B4E">
          <w:rPr>
            <w:rStyle w:val="Hyperlink"/>
          </w:rPr>
          <w:t>6</w:t>
        </w:r>
        <w:r w:rsidR="00271B4E" w:rsidRPr="00F56370">
          <w:rPr>
            <w:rStyle w:val="Hyperlink"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 w:rsidRPr="00F56370">
          <w:rPr>
            <w:rStyle w:val="Hyperlink"/>
          </w:rPr>
          <w:t xml:space="preserve">Protótipo da Tela de </w:t>
        </w:r>
        <w:r w:rsidR="00271B4E">
          <w:rPr>
            <w:rStyle w:val="Hyperlink"/>
          </w:rPr>
          <w:t>Revisão</w:t>
        </w:r>
        <w:r w:rsidR="00271B4E">
          <w:rPr>
            <w:webHidden/>
          </w:rPr>
          <w:tab/>
          <w:t>11</w:t>
        </w:r>
      </w:hyperlink>
    </w:p>
    <w:p w14:paraId="03FC40C8" w14:textId="700257CB" w:rsidR="00271B4E" w:rsidRPr="00271B4E" w:rsidRDefault="00A26084" w:rsidP="00271B4E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271B4E" w:rsidRPr="00F56370">
          <w:rPr>
            <w:rStyle w:val="Hyperlink"/>
          </w:rPr>
          <w:t>11.</w:t>
        </w:r>
        <w:r w:rsidR="00271B4E">
          <w:rPr>
            <w:rStyle w:val="Hyperlink"/>
          </w:rPr>
          <w:t>7</w:t>
        </w:r>
        <w:r w:rsidR="00271B4E" w:rsidRPr="00F56370">
          <w:rPr>
            <w:rStyle w:val="Hyperlink"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 w:rsidRPr="00F56370">
          <w:rPr>
            <w:rStyle w:val="Hyperlink"/>
          </w:rPr>
          <w:t xml:space="preserve">Protótipo da Tela de </w:t>
        </w:r>
        <w:r w:rsidR="00271B4E">
          <w:rPr>
            <w:rStyle w:val="Hyperlink"/>
          </w:rPr>
          <w:t>Pedidos</w:t>
        </w:r>
        <w:r w:rsidR="00271B4E">
          <w:rPr>
            <w:webHidden/>
          </w:rPr>
          <w:tab/>
          <w:t>11</w:t>
        </w:r>
      </w:hyperlink>
    </w:p>
    <w:p w14:paraId="46E30121" w14:textId="736FC655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5" w:history="1">
        <w:r w:rsidR="00C0072B" w:rsidRPr="00F56370">
          <w:rPr>
            <w:rStyle w:val="Hyperlink"/>
          </w:rPr>
          <w:t>12.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Pós-condições</w:t>
        </w:r>
        <w:r w:rsidR="00C0072B">
          <w:rPr>
            <w:webHidden/>
          </w:rPr>
          <w:tab/>
        </w:r>
        <w:r w:rsidR="00271B4E">
          <w:rPr>
            <w:webHidden/>
          </w:rPr>
          <w:t>11</w:t>
        </w:r>
      </w:hyperlink>
    </w:p>
    <w:p w14:paraId="5A2D3CFE" w14:textId="031FDEC3" w:rsidR="00271B4E" w:rsidRDefault="00A26084" w:rsidP="00271B4E">
      <w:pPr>
        <w:pStyle w:val="Sumrio2"/>
      </w:pPr>
      <w:hyperlink w:anchor="_Toc261623116" w:history="1">
        <w:r w:rsidR="00C0072B" w:rsidRPr="00F56370">
          <w:rPr>
            <w:rStyle w:val="Hyperlink"/>
            <w:bCs/>
          </w:rPr>
          <w:t>12.1.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>
          <w:rPr>
            <w:rStyle w:val="Hyperlink"/>
          </w:rPr>
          <w:t>Compra realizada com Sucesso</w:t>
        </w:r>
        <w:r w:rsidR="00C0072B">
          <w:rPr>
            <w:webHidden/>
          </w:rPr>
          <w:tab/>
        </w:r>
        <w:r w:rsidR="00271B4E">
          <w:rPr>
            <w:webHidden/>
          </w:rPr>
          <w:t>12</w:t>
        </w:r>
      </w:hyperlink>
    </w:p>
    <w:p w14:paraId="1E0C92A7" w14:textId="60E0FC8D" w:rsidR="00271B4E" w:rsidRPr="00271B4E" w:rsidRDefault="00A26084" w:rsidP="00271B4E">
      <w:pPr>
        <w:pStyle w:val="Sumrio2"/>
      </w:pPr>
      <w:hyperlink w:anchor="_Toc261623116" w:history="1">
        <w:r w:rsidR="00271B4E" w:rsidRPr="00F56370">
          <w:rPr>
            <w:rStyle w:val="Hyperlink"/>
            <w:bCs/>
          </w:rPr>
          <w:t>12.</w:t>
        </w:r>
        <w:r w:rsidR="00271B4E">
          <w:rPr>
            <w:rStyle w:val="Hyperlink"/>
            <w:bCs/>
          </w:rPr>
          <w:t>2</w:t>
        </w:r>
        <w:r w:rsidR="00271B4E" w:rsidRPr="00F56370">
          <w:rPr>
            <w:rStyle w:val="Hyperlink"/>
            <w:bCs/>
          </w:rPr>
          <w:t>.</w:t>
        </w:r>
        <w:r w:rsidR="00271B4E">
          <w:rPr>
            <w:rFonts w:ascii="Times New Roman" w:hAnsi="Times New Roman"/>
            <w:smallCaps w:val="0"/>
            <w:sz w:val="24"/>
            <w:szCs w:val="24"/>
          </w:rPr>
          <w:tab/>
        </w:r>
        <w:r w:rsidR="00271B4E">
          <w:rPr>
            <w:rStyle w:val="Hyperlink"/>
          </w:rPr>
          <w:t>Forma de Pagamento Recusada</w:t>
        </w:r>
        <w:r w:rsidR="00271B4E">
          <w:rPr>
            <w:webHidden/>
          </w:rPr>
          <w:tab/>
          <w:t>12</w:t>
        </w:r>
      </w:hyperlink>
    </w:p>
    <w:p w14:paraId="130626F8" w14:textId="250586F0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7" w:history="1">
        <w:r w:rsidR="00C0072B" w:rsidRPr="00F56370">
          <w:rPr>
            <w:rStyle w:val="Hyperlink"/>
          </w:rPr>
          <w:t>13.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Requisitos Não-Funcionais</w:t>
        </w:r>
        <w:r w:rsidR="00C0072B">
          <w:rPr>
            <w:webHidden/>
          </w:rPr>
          <w:tab/>
        </w:r>
        <w:r w:rsidR="00271B4E">
          <w:rPr>
            <w:webHidden/>
          </w:rPr>
          <w:t>12</w:t>
        </w:r>
      </w:hyperlink>
    </w:p>
    <w:p w14:paraId="020C182A" w14:textId="352A5F15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0" w:history="1">
        <w:r w:rsidR="00C0072B" w:rsidRPr="00F56370">
          <w:rPr>
            <w:rStyle w:val="Hyperlink"/>
          </w:rPr>
          <w:t>1</w:t>
        </w:r>
        <w:r w:rsidR="00B95347">
          <w:rPr>
            <w:rStyle w:val="Hyperlink"/>
          </w:rPr>
          <w:t>4</w:t>
        </w:r>
        <w:r w:rsidR="00C0072B" w:rsidRPr="00F56370">
          <w:rPr>
            <w:rStyle w:val="Hyperlink"/>
          </w:rPr>
          <w:t>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Observações</w:t>
        </w:r>
        <w:r w:rsidR="00C0072B">
          <w:rPr>
            <w:webHidden/>
          </w:rPr>
          <w:tab/>
        </w:r>
        <w:r w:rsidR="00271B4E">
          <w:rPr>
            <w:webHidden/>
          </w:rPr>
          <w:t>12</w:t>
        </w:r>
      </w:hyperlink>
    </w:p>
    <w:p w14:paraId="2507B743" w14:textId="29B8951F" w:rsidR="00C0072B" w:rsidRDefault="00A26084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21" w:history="1">
        <w:r w:rsidR="00C0072B" w:rsidRPr="00F56370">
          <w:rPr>
            <w:rStyle w:val="Hyperlink"/>
          </w:rPr>
          <w:t>16.1.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Prioridade de desenvolvimento</w:t>
        </w:r>
        <w:r w:rsidR="00C0072B">
          <w:rPr>
            <w:webHidden/>
          </w:rPr>
          <w:tab/>
        </w:r>
        <w:r w:rsidR="00271B4E">
          <w:rPr>
            <w:webHidden/>
          </w:rPr>
          <w:t>12</w:t>
        </w:r>
      </w:hyperlink>
    </w:p>
    <w:p w14:paraId="340E3B11" w14:textId="36EB0A5F" w:rsidR="00C0072B" w:rsidRDefault="00A26084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2" w:history="1">
        <w:r w:rsidR="00C0072B" w:rsidRPr="00F56370">
          <w:rPr>
            <w:rStyle w:val="Hyperlink"/>
          </w:rPr>
          <w:t>1</w:t>
        </w:r>
        <w:r w:rsidR="00B95347">
          <w:rPr>
            <w:rStyle w:val="Hyperlink"/>
          </w:rPr>
          <w:t>5</w:t>
        </w:r>
        <w:r w:rsidR="00C0072B" w:rsidRPr="00F56370">
          <w:rPr>
            <w:rStyle w:val="Hyperlink"/>
          </w:rPr>
          <w:t>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Referências</w:t>
        </w:r>
        <w:r w:rsidR="00C0072B">
          <w:rPr>
            <w:webHidden/>
          </w:rPr>
          <w:tab/>
        </w:r>
        <w:r w:rsidR="00271B4E">
          <w:rPr>
            <w:webHidden/>
          </w:rPr>
          <w:t>12</w:t>
        </w:r>
      </w:hyperlink>
    </w:p>
    <w:p w14:paraId="642D6F3C" w14:textId="34AC9A8E" w:rsidR="00B95347" w:rsidRPr="00B95347" w:rsidRDefault="00C0072B" w:rsidP="00B95347">
      <w:pPr>
        <w:rPr>
          <w:b/>
          <w:sz w:val="32"/>
          <w:szCs w:val="32"/>
        </w:rPr>
      </w:pPr>
      <w:r>
        <w:fldChar w:fldCharType="end"/>
      </w:r>
    </w:p>
    <w:p w14:paraId="387D0233" w14:textId="26429A7D" w:rsidR="00BC69BF" w:rsidRDefault="00574C98" w:rsidP="00BC69BF">
      <w:pPr>
        <w:pStyle w:val="PSDS-MarcadoresNivel1"/>
        <w:jc w:val="both"/>
      </w:pPr>
      <w:r w:rsidRPr="00B95347">
        <w:br w:type="page"/>
      </w:r>
      <w:bookmarkStart w:id="146" w:name="_Toc261616406"/>
      <w:r w:rsidR="00BC69BF">
        <w:lastRenderedPageBreak/>
        <w:t>Nome do Caso de Uso</w:t>
      </w:r>
      <w:bookmarkEnd w:id="146"/>
    </w:p>
    <w:p w14:paraId="2ECA33A6" w14:textId="77777777" w:rsidR="00BC69BF" w:rsidRDefault="00BC69BF" w:rsidP="00BC69BF">
      <w:pPr>
        <w:pStyle w:val="PSDS-CorpodeTexto"/>
        <w:ind w:left="624"/>
        <w:jc w:val="both"/>
      </w:pPr>
    </w:p>
    <w:p w14:paraId="1E2C27F8" w14:textId="7EBECB2C" w:rsidR="00BC69BF" w:rsidRPr="005115C9" w:rsidRDefault="00BC69BF" w:rsidP="00BC69BF">
      <w:pPr>
        <w:pStyle w:val="PSDS-CorpodeTexto"/>
        <w:ind w:left="624"/>
        <w:jc w:val="both"/>
        <w:rPr>
          <w:noProof/>
        </w:rPr>
      </w:pPr>
      <w:bookmarkStart w:id="147" w:name="REQXQW8Y1"/>
      <w:r w:rsidRPr="005115C9">
        <w:rPr>
          <w:noProof/>
        </w:rPr>
        <w:t>CDU</w:t>
      </w:r>
      <w:bookmarkEnd w:id="147"/>
      <w:r>
        <w:rPr>
          <w:noProof/>
        </w:rPr>
        <w:t xml:space="preserve">01 – </w:t>
      </w:r>
      <w:del w:id="148" w:author="Rodrigo" w:date="2019-10-19T12:55:00Z">
        <w:r>
          <w:delText>Manter Cadastro de Escolas</w:delText>
        </w:r>
      </w:del>
      <w:r w:rsidR="004E561A">
        <w:t>Gerenciar Pedido</w:t>
      </w:r>
    </w:p>
    <w:p w14:paraId="1F062592" w14:textId="77777777" w:rsidR="00BC69BF" w:rsidRDefault="00BC69BF" w:rsidP="00BC69BF">
      <w:pPr>
        <w:pStyle w:val="PSDS-CorpodeTexto"/>
        <w:ind w:left="624"/>
        <w:jc w:val="both"/>
      </w:pPr>
    </w:p>
    <w:p w14:paraId="49DC08A9" w14:textId="77777777" w:rsidR="00BC69BF" w:rsidRDefault="00BC69BF" w:rsidP="00F930AF">
      <w:pPr>
        <w:pStyle w:val="PSDS-MarcadoresNivel1"/>
        <w:jc w:val="both"/>
      </w:pPr>
      <w:bookmarkStart w:id="149" w:name="_Toc261616407"/>
      <w:r>
        <w:t>Objetivo</w:t>
      </w:r>
      <w:bookmarkEnd w:id="149"/>
    </w:p>
    <w:p w14:paraId="19452532" w14:textId="77777777" w:rsidR="00F930AF" w:rsidRPr="00F930AF" w:rsidRDefault="00F930AF">
      <w:pPr>
        <w:pStyle w:val="PSDS-MarcadoresNivel2"/>
        <w:numPr>
          <w:ilvl w:val="0"/>
          <w:numId w:val="0"/>
        </w:numPr>
        <w:ind w:left="792"/>
        <w:pPrChange w:id="150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0" w:firstLine="0"/>
          </w:pPr>
        </w:pPrChange>
      </w:pPr>
    </w:p>
    <w:p w14:paraId="0CB0B4ED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151" w:author="Rodrigo" w:date="2019-10-19T12:55:00Z"/>
          <w:b w:val="0"/>
          <w:bCs/>
          <w:sz w:val="18"/>
          <w:szCs w:val="18"/>
        </w:rPr>
      </w:pPr>
      <w:del w:id="152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[Finalidade do caso de uso. Para tanto, será suficiente um único parágrafo.]</w:delText>
        </w:r>
      </w:del>
    </w:p>
    <w:p w14:paraId="72199FB1" w14:textId="77777777" w:rsidR="00BC69BF" w:rsidRDefault="00BC69BF" w:rsidP="00BC69BF">
      <w:pPr>
        <w:pStyle w:val="PSDS-CorpodeTexto"/>
        <w:ind w:left="624"/>
        <w:jc w:val="both"/>
        <w:rPr>
          <w:del w:id="153" w:author="Rodrigo" w:date="2019-10-19T12:55:00Z"/>
        </w:rPr>
      </w:pPr>
    </w:p>
    <w:p w14:paraId="5C1040F6" w14:textId="59F77AA9" w:rsidR="00BC69BF" w:rsidRDefault="00BC69BF" w:rsidP="00BC69BF">
      <w:pPr>
        <w:pStyle w:val="PSDS-CorpodeTexto"/>
        <w:ind w:left="624"/>
        <w:jc w:val="both"/>
        <w:rPr>
          <w:noProof/>
        </w:rPr>
      </w:pPr>
      <w:r w:rsidRPr="007B32C2">
        <w:rPr>
          <w:noProof/>
        </w:rPr>
        <w:t xml:space="preserve">Este caso de uso tem como objetivo prover uma solução computacional capaz de </w:t>
      </w:r>
      <w:del w:id="154" w:author="Rodrigo" w:date="2019-10-19T12:55:00Z">
        <w:r w:rsidRPr="007B32C2">
          <w:rPr>
            <w:noProof/>
          </w:rPr>
          <w:delText>persistir escolas na base</w:delText>
        </w:r>
      </w:del>
      <w:ins w:id="155" w:author="Rodrigo" w:date="2019-10-19T12:55:00Z">
        <w:r w:rsidR="00F930AF">
          <w:rPr>
            <w:noProof/>
          </w:rPr>
          <w:t>sustentar um fluxo completo de venda</w:t>
        </w:r>
      </w:ins>
      <w:r w:rsidR="00F930AF">
        <w:rPr>
          <w:noProof/>
        </w:rPr>
        <w:t xml:space="preserve"> de </w:t>
      </w:r>
      <w:del w:id="156" w:author="Rodrigo" w:date="2019-10-19T12:55:00Z">
        <w:r w:rsidRPr="007B32C2">
          <w:rPr>
            <w:noProof/>
          </w:rPr>
          <w:delText>dados da secretária</w:delText>
        </w:r>
      </w:del>
      <w:r w:rsidR="000A2252">
        <w:rPr>
          <w:noProof/>
        </w:rPr>
        <w:t>cartas de Magic</w:t>
      </w:r>
      <w:r w:rsidRPr="007B32C2">
        <w:rPr>
          <w:noProof/>
        </w:rPr>
        <w:t xml:space="preserve">, incluindo as funcionalidades de </w:t>
      </w:r>
      <w:del w:id="157" w:author="Rodrigo" w:date="2019-10-19T12:55:00Z">
        <w:r w:rsidRPr="007B32C2">
          <w:rPr>
            <w:noProof/>
          </w:rPr>
          <w:delText>inserção</w:delText>
        </w:r>
      </w:del>
      <w:ins w:id="158" w:author="Rodrigo" w:date="2019-10-19T12:55:00Z">
        <w:r w:rsidR="00F930AF">
          <w:rPr>
            <w:noProof/>
          </w:rPr>
          <w:t xml:space="preserve">compra de </w:t>
        </w:r>
      </w:ins>
      <w:r w:rsidR="003139D8">
        <w:rPr>
          <w:noProof/>
        </w:rPr>
        <w:t>cartas</w:t>
      </w:r>
      <w:r w:rsidRPr="007B32C2">
        <w:rPr>
          <w:noProof/>
        </w:rPr>
        <w:t xml:space="preserve"> (fluxo principal), </w:t>
      </w:r>
      <w:r w:rsidR="00F930AF">
        <w:rPr>
          <w:noProof/>
        </w:rPr>
        <w:t>vi</w:t>
      </w:r>
      <w:r w:rsidR="00FF1E05">
        <w:rPr>
          <w:noProof/>
        </w:rPr>
        <w:t>s</w:t>
      </w:r>
      <w:r w:rsidR="00F930AF">
        <w:rPr>
          <w:noProof/>
        </w:rPr>
        <w:t>ualização</w:t>
      </w:r>
      <w:del w:id="159" w:author="Rodrigo" w:date="2019-10-19T12:55:00Z">
        <w:r w:rsidRPr="007B32C2">
          <w:rPr>
            <w:noProof/>
          </w:rPr>
          <w:delText>, alteração</w:delText>
        </w:r>
        <w:r>
          <w:rPr>
            <w:noProof/>
          </w:rPr>
          <w:delText>,</w:delText>
        </w:r>
        <w:r w:rsidRPr="007B32C2">
          <w:rPr>
            <w:noProof/>
          </w:rPr>
          <w:delText xml:space="preserve"> </w:delText>
        </w:r>
        <w:r>
          <w:rPr>
            <w:noProof/>
          </w:rPr>
          <w:delText>exclusão e salvar como rascunho.</w:delText>
        </w:r>
      </w:del>
      <w:ins w:id="160" w:author="Rodrigo" w:date="2019-10-19T12:55:00Z">
        <w:r w:rsidR="00F930AF">
          <w:rPr>
            <w:noProof/>
          </w:rPr>
          <w:t xml:space="preserve"> de </w:t>
        </w:r>
      </w:ins>
      <w:r w:rsidR="003139D8">
        <w:rPr>
          <w:noProof/>
        </w:rPr>
        <w:t>cartas</w:t>
      </w:r>
      <w:ins w:id="161" w:author="Rodrigo" w:date="2019-10-19T12:55:00Z">
        <w:r w:rsidRPr="007B32C2">
          <w:rPr>
            <w:noProof/>
          </w:rPr>
          <w:t xml:space="preserve">, </w:t>
        </w:r>
        <w:r w:rsidR="00F930AF">
          <w:rPr>
            <w:noProof/>
          </w:rPr>
          <w:t>vi</w:t>
        </w:r>
        <w:r w:rsidR="00FF1E05">
          <w:rPr>
            <w:noProof/>
          </w:rPr>
          <w:t>s</w:t>
        </w:r>
        <w:r w:rsidR="00F930AF">
          <w:rPr>
            <w:noProof/>
          </w:rPr>
          <w:t xml:space="preserve">ualização de pedidos e devolução de </w:t>
        </w:r>
      </w:ins>
      <w:r w:rsidR="003139D8">
        <w:rPr>
          <w:noProof/>
        </w:rPr>
        <w:t>cartas</w:t>
      </w:r>
      <w:ins w:id="162" w:author="Rodrigo" w:date="2019-10-19T12:55:00Z">
        <w:r w:rsidR="00F930AF">
          <w:rPr>
            <w:noProof/>
          </w:rPr>
          <w:t xml:space="preserve">. </w:t>
        </w:r>
      </w:ins>
    </w:p>
    <w:p w14:paraId="7698FA5A" w14:textId="77777777" w:rsidR="00BC69BF" w:rsidRDefault="00BC69BF" w:rsidP="00BC69BF">
      <w:pPr>
        <w:pStyle w:val="PSDS-CorpodeTexto"/>
        <w:ind w:left="624"/>
        <w:jc w:val="both"/>
        <w:rPr>
          <w:noProof/>
        </w:rPr>
      </w:pPr>
    </w:p>
    <w:p w14:paraId="65C9387E" w14:textId="77777777" w:rsidR="00BC69BF" w:rsidRDefault="00BC69BF" w:rsidP="00BC69BF">
      <w:pPr>
        <w:pStyle w:val="PSDS-MarcadoresNivel1"/>
        <w:jc w:val="both"/>
      </w:pPr>
      <w:bookmarkStart w:id="163" w:name="_Toc261616408"/>
      <w:r>
        <w:t>Descrição</w:t>
      </w:r>
      <w:bookmarkEnd w:id="163"/>
    </w:p>
    <w:p w14:paraId="738925E4" w14:textId="77777777" w:rsidR="00F930AF" w:rsidRDefault="00F930AF">
      <w:pPr>
        <w:pStyle w:val="PSDS-CorpodeTexto"/>
        <w:ind w:left="624"/>
        <w:jc w:val="both"/>
        <w:rPr>
          <w:highlight w:val="yellow"/>
          <w:rPrChange w:id="164" w:author="Rodrigo" w:date="2019-10-19T12:55:00Z">
            <w:rPr/>
          </w:rPrChange>
        </w:rPr>
        <w:pPrChange w:id="165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0" w:firstLine="0"/>
          </w:pPr>
        </w:pPrChange>
      </w:pPr>
    </w:p>
    <w:p w14:paraId="6F7FA026" w14:textId="00DE0CD0" w:rsidR="00BC69BF" w:rsidRPr="004B00A2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166" w:author="Rodrigo" w:date="2019-10-19T12:55:00Z"/>
          <w:b w:val="0"/>
          <w:bCs/>
          <w:sz w:val="20"/>
          <w:highlight w:val="lightGray"/>
        </w:rPr>
      </w:pPr>
      <w:del w:id="167" w:author="Rodrigo" w:date="2019-10-19T12:55:00Z">
        <w:r w:rsidRPr="004B00A2">
          <w:rPr>
            <w:b w:val="0"/>
            <w:bCs/>
            <w:sz w:val="20"/>
            <w:highlight w:val="lightGray"/>
          </w:rPr>
          <w:delText>[Descrição</w:delText>
        </w:r>
      </w:del>
      <w:ins w:id="168" w:author="Rodrigo" w:date="2019-10-19T12:55:00Z">
        <w:r w:rsidR="00E33F85" w:rsidRPr="004B00A2">
          <w:rPr>
            <w:noProof/>
            <w:sz w:val="20"/>
          </w:rPr>
          <w:t>Dentro</w:t>
        </w:r>
      </w:ins>
      <w:r w:rsidR="00E33F85" w:rsidRPr="004B00A2">
        <w:rPr>
          <w:b w:val="0"/>
          <w:sz w:val="20"/>
          <w:rPrChange w:id="169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</w:t>
      </w:r>
      <w:r w:rsidR="00E33F85" w:rsidRPr="004B00A2">
        <w:rPr>
          <w:b w:val="0"/>
          <w:bCs/>
          <w:sz w:val="20"/>
          <w:rPrChange w:id="170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do </w:t>
      </w:r>
      <w:del w:id="171" w:author="Rodrigo" w:date="2019-10-19T12:55:00Z">
        <w:r w:rsidRPr="004B00A2">
          <w:rPr>
            <w:b w:val="0"/>
            <w:bCs/>
            <w:sz w:val="20"/>
            <w:highlight w:val="lightGray"/>
          </w:rPr>
          <w:delText>caso</w:delText>
        </w:r>
      </w:del>
      <w:ins w:id="172" w:author="Rodrigo" w:date="2019-10-19T12:55:00Z">
        <w:r w:rsidR="00E33F85" w:rsidRPr="004B00A2">
          <w:rPr>
            <w:b w:val="0"/>
            <w:bCs/>
            <w:noProof/>
            <w:sz w:val="20"/>
          </w:rPr>
          <w:t>fluxo</w:t>
        </w:r>
      </w:ins>
      <w:r w:rsidR="00E33F85" w:rsidRPr="004B00A2">
        <w:rPr>
          <w:b w:val="0"/>
          <w:bCs/>
          <w:sz w:val="20"/>
          <w:rPrChange w:id="173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de </w:t>
      </w:r>
      <w:del w:id="174" w:author="Rodrigo" w:date="2019-10-19T12:55:00Z">
        <w:r w:rsidRPr="004B00A2">
          <w:rPr>
            <w:b w:val="0"/>
            <w:bCs/>
            <w:sz w:val="20"/>
            <w:highlight w:val="lightGray"/>
          </w:rPr>
          <w:delText xml:space="preserve">uso que possibilita </w:delText>
        </w:r>
      </w:del>
      <w:r w:rsidR="00E33F85" w:rsidRPr="004B00A2">
        <w:rPr>
          <w:b w:val="0"/>
          <w:bCs/>
          <w:sz w:val="20"/>
          <w:rPrChange w:id="175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uma </w:t>
      </w:r>
      <w:del w:id="176" w:author="Rodrigo" w:date="2019-10-19T12:55:00Z">
        <w:r w:rsidRPr="004B00A2">
          <w:rPr>
            <w:b w:val="0"/>
            <w:bCs/>
            <w:sz w:val="20"/>
            <w:highlight w:val="lightGray"/>
          </w:rPr>
          <w:delText>visão geral</w:delText>
        </w:r>
      </w:del>
      <w:ins w:id="177" w:author="Rodrigo" w:date="2019-10-19T12:55:00Z">
        <w:r w:rsidR="00E33F85" w:rsidRPr="004B00A2">
          <w:rPr>
            <w:b w:val="0"/>
            <w:bCs/>
            <w:noProof/>
            <w:sz w:val="20"/>
          </w:rPr>
          <w:t>compra, o cliente primeiramente pode vi</w:t>
        </w:r>
        <w:r w:rsidR="00FF1E05" w:rsidRPr="004B00A2">
          <w:rPr>
            <w:b w:val="0"/>
            <w:bCs/>
            <w:noProof/>
            <w:sz w:val="20"/>
          </w:rPr>
          <w:t>s</w:t>
        </w:r>
        <w:r w:rsidR="00E33F85" w:rsidRPr="004B00A2">
          <w:rPr>
            <w:b w:val="0"/>
            <w:bCs/>
            <w:noProof/>
            <w:sz w:val="20"/>
          </w:rPr>
          <w:t xml:space="preserve">ualizar quais </w:t>
        </w:r>
      </w:ins>
      <w:r w:rsidR="003139D8" w:rsidRPr="00D82859">
        <w:rPr>
          <w:bCs/>
          <w:noProof/>
          <w:u w:val="single"/>
        </w:rPr>
        <w:t>car</w:t>
      </w:r>
      <w:r w:rsidR="00D82859" w:rsidRPr="00D82859">
        <w:rPr>
          <w:bCs/>
          <w:noProof/>
          <w:u w:val="single"/>
        </w:rPr>
        <w:t>t</w:t>
      </w:r>
      <w:r w:rsidR="003139D8" w:rsidRPr="00D82859">
        <w:rPr>
          <w:bCs/>
          <w:noProof/>
          <w:u w:val="single"/>
        </w:rPr>
        <w:t>as</w:t>
      </w:r>
      <w:r w:rsidR="003139D8">
        <w:rPr>
          <w:bCs/>
          <w:noProof/>
        </w:rPr>
        <w:t xml:space="preserve"> est</w:t>
      </w:r>
      <w:r w:rsidR="000A2252">
        <w:rPr>
          <w:bCs/>
          <w:noProof/>
        </w:rPr>
        <w:t xml:space="preserve">ão </w:t>
      </w:r>
      <w:ins w:id="178" w:author="Rodrigo" w:date="2019-10-19T12:55:00Z">
        <w:r w:rsidR="00E33F85" w:rsidRPr="004B00A2">
          <w:rPr>
            <w:b w:val="0"/>
            <w:bCs/>
            <w:noProof/>
            <w:sz w:val="20"/>
          </w:rPr>
          <w:t>dispiníveis no catálogo</w:t>
        </w:r>
      </w:ins>
      <w:r w:rsidR="00E33F85" w:rsidRPr="004B00A2">
        <w:rPr>
          <w:b w:val="0"/>
          <w:bCs/>
          <w:sz w:val="20"/>
          <w:rPrChange w:id="179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da </w:t>
      </w:r>
      <w:del w:id="180" w:author="Rodrigo" w:date="2019-10-19T12:55:00Z">
        <w:r w:rsidRPr="004B00A2">
          <w:rPr>
            <w:b w:val="0"/>
            <w:bCs/>
            <w:sz w:val="20"/>
            <w:highlight w:val="lightGray"/>
          </w:rPr>
          <w:delText>funcionalidade. Pode-</w:delText>
        </w:r>
      </w:del>
      <w:ins w:id="181" w:author="Rodrigo" w:date="2019-10-19T12:55:00Z">
        <w:r w:rsidR="00E33F85" w:rsidRPr="004B00A2">
          <w:rPr>
            <w:b w:val="0"/>
            <w:bCs/>
            <w:noProof/>
            <w:sz w:val="20"/>
          </w:rPr>
          <w:t xml:space="preserve">loja online, </w:t>
        </w:r>
      </w:ins>
      <w:r w:rsidR="00E33F85" w:rsidRPr="004B00A2">
        <w:rPr>
          <w:b w:val="0"/>
          <w:bCs/>
          <w:sz w:val="20"/>
          <w:rPrChange w:id="182" w:author="Rodrigo" w:date="2019-10-19T12:55:00Z">
            <w:rPr>
              <w:b w:val="0"/>
              <w:sz w:val="18"/>
              <w:highlight w:val="lightGray"/>
            </w:rPr>
          </w:rPrChange>
        </w:rPr>
        <w:t>se</w:t>
      </w:r>
      <w:r w:rsidR="00E33F85" w:rsidRPr="004B00A2">
        <w:rPr>
          <w:b w:val="0"/>
          <w:sz w:val="20"/>
          <w:rPrChange w:id="183" w:author="Rodrigo" w:date="2019-10-19T12:55:00Z">
            <w:rPr>
              <w:b w:val="0"/>
              <w:sz w:val="18"/>
              <w:highlight w:val="lightGray"/>
            </w:rPr>
          </w:rPrChange>
        </w:rPr>
        <w:t xml:space="preserve"> </w:t>
      </w:r>
      <w:del w:id="184" w:author="Rodrigo" w:date="2019-10-19T12:55:00Z">
        <w:r w:rsidRPr="004B00A2">
          <w:rPr>
            <w:b w:val="0"/>
            <w:bCs/>
            <w:sz w:val="20"/>
            <w:highlight w:val="lightGray"/>
          </w:rPr>
          <w:delText>contar uma história para contextualizar o leitor, não ultrapassar três parágrafos]</w:delText>
        </w:r>
      </w:del>
    </w:p>
    <w:p w14:paraId="0E2FC99E" w14:textId="77777777" w:rsidR="00BC69BF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del w:id="185" w:author="Rodrigo" w:date="2019-10-19T12:55:00Z"/>
        </w:rPr>
      </w:pPr>
    </w:p>
    <w:p w14:paraId="5A5676F5" w14:textId="77777777" w:rsidR="00BC69BF" w:rsidRDefault="00BC69BF" w:rsidP="00BC69BF">
      <w:pPr>
        <w:pStyle w:val="PSDS-CorpodeTexto"/>
        <w:ind w:left="624"/>
        <w:jc w:val="both"/>
        <w:rPr>
          <w:del w:id="186" w:author="Rodrigo" w:date="2019-10-19T12:55:00Z"/>
          <w:noProof/>
          <w:highlight w:val="yellow"/>
        </w:rPr>
      </w:pPr>
      <w:del w:id="187" w:author="Rodrigo" w:date="2019-10-19T12:55:00Z">
        <w:r>
          <w:rPr>
            <w:noProof/>
            <w:highlight w:val="yellow"/>
          </w:rPr>
          <w:delText>Exemplo de uma descrição para um UC de manutenção de centros de custo de um hospital:</w:delText>
        </w:r>
      </w:del>
    </w:p>
    <w:p w14:paraId="421E7690" w14:textId="77777777" w:rsidR="00BC69BF" w:rsidRDefault="00BC69BF" w:rsidP="00BC69BF">
      <w:pPr>
        <w:pStyle w:val="PSDS-CorpodeTexto"/>
        <w:ind w:left="624"/>
        <w:jc w:val="both"/>
        <w:rPr>
          <w:del w:id="188" w:author="Rodrigo" w:date="2019-10-19T12:55:00Z"/>
          <w:noProof/>
          <w:highlight w:val="yellow"/>
        </w:rPr>
      </w:pPr>
    </w:p>
    <w:p w14:paraId="25B738D2" w14:textId="77777777" w:rsidR="00E33F85" w:rsidRDefault="00BC69BF" w:rsidP="00E33F85">
      <w:pPr>
        <w:pStyle w:val="PSDS-CorpodeTexto"/>
        <w:ind w:left="624"/>
        <w:jc w:val="both"/>
        <w:rPr>
          <w:rPrChange w:id="189" w:author="Rodrigo" w:date="2019-10-19T12:55:00Z">
            <w:rPr>
              <w:highlight w:val="yellow"/>
            </w:rPr>
          </w:rPrChange>
        </w:rPr>
      </w:pPr>
      <w:del w:id="190" w:author="Rodrigo" w:date="2019-10-19T12:55:00Z">
        <w:r w:rsidRPr="007E6CC5">
          <w:rPr>
            <w:noProof/>
            <w:highlight w:val="yellow"/>
          </w:rPr>
          <w:delText>Através do cadastro de centros de custo é possível manter</w:delText>
        </w:r>
      </w:del>
      <w:ins w:id="191" w:author="Rodrigo" w:date="2019-10-19T12:55:00Z">
        <w:r w:rsidR="00E33F85">
          <w:rPr>
            <w:noProof/>
          </w:rPr>
          <w:t>baseando em</w:t>
        </w:r>
      </w:ins>
      <w:r w:rsidR="00E33F85">
        <w:rPr>
          <w:rPrChange w:id="192" w:author="Rodrigo" w:date="2019-10-19T12:55:00Z">
            <w:rPr>
              <w:highlight w:val="yellow"/>
            </w:rPr>
          </w:rPrChange>
        </w:rPr>
        <w:t xml:space="preserve"> informações </w:t>
      </w:r>
      <w:del w:id="193" w:author="Rodrigo" w:date="2019-10-19T12:55:00Z">
        <w:r w:rsidRPr="007E6CC5">
          <w:rPr>
            <w:noProof/>
            <w:highlight w:val="yellow"/>
          </w:rPr>
          <w:delText>de centros de custo cadastrados no estabelecimento de saúde. Os centros de custo são setores do estabelecimento de saúde que possuem gastos mensuráveis.</w:delText>
        </w:r>
      </w:del>
      <w:ins w:id="194" w:author="Rodrigo" w:date="2019-10-19T12:55:00Z">
        <w:r w:rsidR="00E33F85">
          <w:rPr>
            <w:noProof/>
          </w:rPr>
          <w:t>como preço, descrição, capa, plataforma</w:t>
        </w:r>
        <w:r w:rsidR="00933D67">
          <w:rPr>
            <w:noProof/>
          </w:rPr>
          <w:t xml:space="preserve"> e</w:t>
        </w:r>
        <w:r w:rsidR="00E33F85">
          <w:rPr>
            <w:noProof/>
          </w:rPr>
          <w:t xml:space="preserve"> taxa de entrega. </w:t>
        </w:r>
      </w:ins>
    </w:p>
    <w:p w14:paraId="010BA736" w14:textId="77777777" w:rsidR="00BC69BF" w:rsidRPr="007E6CC5" w:rsidRDefault="00BC69BF" w:rsidP="00BC69BF">
      <w:pPr>
        <w:pStyle w:val="PSDS-CorpodeTexto"/>
        <w:ind w:left="624"/>
        <w:jc w:val="both"/>
        <w:rPr>
          <w:del w:id="195" w:author="Rodrigo" w:date="2019-10-19T12:55:00Z"/>
          <w:noProof/>
          <w:highlight w:val="yellow"/>
        </w:rPr>
      </w:pPr>
    </w:p>
    <w:p w14:paraId="371A6AB4" w14:textId="77777777" w:rsidR="00BC69BF" w:rsidRPr="007E6CC5" w:rsidRDefault="00BC69BF" w:rsidP="00BC69BF">
      <w:pPr>
        <w:pStyle w:val="PSDS-CorpodeTexto"/>
        <w:ind w:left="624"/>
        <w:jc w:val="both"/>
        <w:rPr>
          <w:del w:id="196" w:author="Rodrigo" w:date="2019-10-19T12:55:00Z"/>
          <w:noProof/>
          <w:highlight w:val="yellow"/>
        </w:rPr>
      </w:pPr>
      <w:del w:id="197" w:author="Rodrigo" w:date="2019-10-19T12:55:00Z">
        <w:r w:rsidRPr="007E6CC5">
          <w:rPr>
            <w:noProof/>
            <w:highlight w:val="yellow"/>
          </w:rPr>
          <w:delText>A divisão de centros de custo não precisa obedecer a estrutura formal do estabelecimento de saúde, ou seja, não precisa seguir seu organograma. Para que se tenha uma visão de responsabilidade do ponto de vista organizacional, associa-se o centro de custos a uma unidade de negócio, que reproduz o organograma do estabelecimento.</w:delText>
        </w:r>
      </w:del>
    </w:p>
    <w:p w14:paraId="0B7C5C0E" w14:textId="77777777" w:rsidR="00BC69BF" w:rsidRPr="007E6CC5" w:rsidRDefault="00BC69BF" w:rsidP="00BC69BF">
      <w:pPr>
        <w:pStyle w:val="PSDS-CorpodeTexto"/>
        <w:ind w:left="624"/>
        <w:jc w:val="both"/>
        <w:rPr>
          <w:del w:id="198" w:author="Rodrigo" w:date="2019-10-19T12:55:00Z"/>
          <w:noProof/>
          <w:highlight w:val="yellow"/>
        </w:rPr>
      </w:pPr>
    </w:p>
    <w:p w14:paraId="3CE429CD" w14:textId="77777777" w:rsidR="00BC69BF" w:rsidRPr="007E6CC5" w:rsidRDefault="00BC69BF" w:rsidP="00BC69BF">
      <w:pPr>
        <w:pStyle w:val="PSDS-CorpodeTexto"/>
        <w:ind w:left="624"/>
        <w:jc w:val="both"/>
        <w:rPr>
          <w:del w:id="199" w:author="Rodrigo" w:date="2019-10-19T12:55:00Z"/>
          <w:noProof/>
          <w:highlight w:val="yellow"/>
        </w:rPr>
      </w:pPr>
    </w:p>
    <w:p w14:paraId="18247777" w14:textId="77777777" w:rsidR="00BC69BF" w:rsidRPr="007E6CC5" w:rsidRDefault="00BC69BF" w:rsidP="00BC69BF">
      <w:pPr>
        <w:pStyle w:val="PSDS-CorpodeTexto"/>
        <w:ind w:left="624"/>
        <w:jc w:val="both"/>
        <w:rPr>
          <w:del w:id="200" w:author="Rodrigo" w:date="2019-10-19T12:55:00Z"/>
          <w:noProof/>
          <w:highlight w:val="yellow"/>
        </w:rPr>
      </w:pPr>
      <w:del w:id="201" w:author="Rodrigo" w:date="2019-10-19T12:55:00Z">
        <w:r w:rsidRPr="007E6CC5">
          <w:rPr>
            <w:noProof/>
            <w:highlight w:val="yellow"/>
          </w:rPr>
          <w:delText>No cadastro de centros de custo é possível informar seu código e nome e classificação, podendo ainda associá-lo a um grupo de centros de custo e a uma unidade de negócio.</w:delText>
        </w:r>
      </w:del>
    </w:p>
    <w:p w14:paraId="4A07C97A" w14:textId="77777777" w:rsidR="00BC69BF" w:rsidRPr="007E6CC5" w:rsidRDefault="00BC69BF" w:rsidP="00BC69BF">
      <w:pPr>
        <w:pStyle w:val="PSDS-CorpodeTexto"/>
        <w:ind w:left="624"/>
        <w:jc w:val="both"/>
        <w:rPr>
          <w:del w:id="202" w:author="Rodrigo" w:date="2019-10-19T12:55:00Z"/>
          <w:noProof/>
          <w:highlight w:val="yellow"/>
        </w:rPr>
      </w:pPr>
    </w:p>
    <w:p w14:paraId="27C91E78" w14:textId="77777777" w:rsidR="00BC69BF" w:rsidRPr="007E6CC5" w:rsidRDefault="00BC69BF" w:rsidP="00BC69BF">
      <w:pPr>
        <w:pStyle w:val="PSDS-CorpodeTexto"/>
        <w:ind w:left="624"/>
        <w:jc w:val="both"/>
        <w:rPr>
          <w:del w:id="203" w:author="Rodrigo" w:date="2019-10-19T12:55:00Z"/>
          <w:noProof/>
          <w:highlight w:val="yellow"/>
        </w:rPr>
      </w:pPr>
      <w:del w:id="204" w:author="Rodrigo" w:date="2019-10-19T12:55:00Z">
        <w:r w:rsidRPr="007E6CC5">
          <w:rPr>
            <w:noProof/>
            <w:highlight w:val="yellow"/>
          </w:rPr>
          <w:delText>É possível incluir, alterar, desativar, reativar e visualizar centros de custo existentes no cadastro de</w:delText>
        </w:r>
      </w:del>
    </w:p>
    <w:p w14:paraId="69A2B091" w14:textId="77777777" w:rsidR="00BC69BF" w:rsidRPr="007E6CC5" w:rsidRDefault="00BC69BF" w:rsidP="00BC69BF">
      <w:pPr>
        <w:pStyle w:val="PSDS-CorpodeTexto"/>
        <w:ind w:left="624"/>
        <w:jc w:val="both"/>
        <w:rPr>
          <w:del w:id="205" w:author="Rodrigo" w:date="2019-10-19T12:55:00Z"/>
          <w:noProof/>
        </w:rPr>
      </w:pPr>
      <w:del w:id="206" w:author="Rodrigo" w:date="2019-10-19T12:55:00Z">
        <w:r w:rsidRPr="007E6CC5">
          <w:rPr>
            <w:noProof/>
            <w:highlight w:val="yellow"/>
          </w:rPr>
          <w:delText>centros de custo do estabelecimento de saúde.</w:delText>
        </w:r>
      </w:del>
    </w:p>
    <w:p w14:paraId="215C95C0" w14:textId="36A8B331" w:rsidR="00E33F85" w:rsidRDefault="00E33F85" w:rsidP="00E33F85">
      <w:pPr>
        <w:pStyle w:val="PSDS-CorpodeTexto"/>
        <w:ind w:left="624"/>
        <w:jc w:val="both"/>
        <w:rPr>
          <w:ins w:id="207" w:author="Rodrigo" w:date="2019-10-19T12:55:00Z"/>
          <w:noProof/>
        </w:rPr>
      </w:pPr>
      <w:ins w:id="208" w:author="Rodrigo" w:date="2019-10-19T12:55:00Z">
        <w:r>
          <w:rPr>
            <w:noProof/>
          </w:rPr>
          <w:t>Selecionando um ou mais</w:t>
        </w:r>
        <w:r w:rsidR="00933D67">
          <w:rPr>
            <w:noProof/>
          </w:rPr>
          <w:t xml:space="preserve"> </w:t>
        </w:r>
      </w:ins>
      <w:r w:rsidR="000A2252">
        <w:rPr>
          <w:noProof/>
        </w:rPr>
        <w:t xml:space="preserve">cartas </w:t>
      </w:r>
      <w:ins w:id="209" w:author="Rodrigo" w:date="2019-10-19T12:55:00Z">
        <w:r>
          <w:rPr>
            <w:noProof/>
          </w:rPr>
          <w:t>desejad</w:t>
        </w:r>
      </w:ins>
      <w:r w:rsidR="000A2252">
        <w:rPr>
          <w:noProof/>
        </w:rPr>
        <w:t>a</w:t>
      </w:r>
      <w:ins w:id="210" w:author="Rodrigo" w:date="2019-10-19T12:55:00Z">
        <w:r>
          <w:rPr>
            <w:noProof/>
          </w:rPr>
          <w:t>s, o</w:t>
        </w:r>
        <w:r w:rsidR="005E5E9C">
          <w:rPr>
            <w:noProof/>
          </w:rPr>
          <w:t xml:space="preserve">s produtos são encaminhados para um repositório temporário chamado </w:t>
        </w:r>
        <w:r w:rsidR="005E5E9C" w:rsidRPr="005E5E9C">
          <w:rPr>
            <w:noProof/>
          </w:rPr>
          <w:t>“</w:t>
        </w:r>
        <w:r w:rsidR="005E5E9C">
          <w:rPr>
            <w:noProof/>
          </w:rPr>
          <w:t>Carrinho” e mediante confirmação do cliente, é encaminhado para confi</w:t>
        </w:r>
        <w:r w:rsidR="00933D67">
          <w:rPr>
            <w:noProof/>
          </w:rPr>
          <w:t>r</w:t>
        </w:r>
        <w:r w:rsidR="005E5E9C">
          <w:rPr>
            <w:noProof/>
          </w:rPr>
          <w:t xml:space="preserve">mação de endereço para entrega e forma de pagamento. </w:t>
        </w:r>
      </w:ins>
    </w:p>
    <w:p w14:paraId="77E9AFE0" w14:textId="77777777" w:rsidR="005E5E9C" w:rsidRDefault="005E5E9C" w:rsidP="00E33F85">
      <w:pPr>
        <w:pStyle w:val="PSDS-CorpodeTexto"/>
        <w:ind w:left="624"/>
        <w:jc w:val="both"/>
        <w:rPr>
          <w:ins w:id="211" w:author="Rodrigo" w:date="2019-10-19T12:55:00Z"/>
          <w:noProof/>
        </w:rPr>
      </w:pPr>
      <w:ins w:id="212" w:author="Rodrigo" w:date="2019-10-19T12:55:00Z">
        <w:r>
          <w:rPr>
            <w:noProof/>
          </w:rPr>
          <w:t xml:space="preserve">Uma vez que </w:t>
        </w:r>
        <w:r w:rsidR="00933D67">
          <w:rPr>
            <w:noProof/>
          </w:rPr>
          <w:t xml:space="preserve">o pagamento foi aprovado e </w:t>
        </w:r>
        <w:r>
          <w:rPr>
            <w:noProof/>
          </w:rPr>
          <w:t xml:space="preserve">o </w:t>
        </w:r>
        <w:r w:rsidR="00933D67">
          <w:rPr>
            <w:noProof/>
          </w:rPr>
          <w:t>jogo</w:t>
        </w:r>
        <w:r>
          <w:rPr>
            <w:noProof/>
          </w:rPr>
          <w:t xml:space="preserve"> foi adquirido, se inicia o processo de entrega. </w:t>
        </w:r>
      </w:ins>
    </w:p>
    <w:p w14:paraId="5B0D2F5E" w14:textId="77777777" w:rsidR="005E5E9C" w:rsidRDefault="005E5E9C" w:rsidP="00E33F85">
      <w:pPr>
        <w:pStyle w:val="PSDS-CorpodeTexto"/>
        <w:ind w:left="624"/>
        <w:jc w:val="both"/>
        <w:rPr>
          <w:ins w:id="213" w:author="Rodrigo" w:date="2019-10-19T12:55:00Z"/>
          <w:noProof/>
        </w:rPr>
      </w:pPr>
      <w:ins w:id="214" w:author="Rodrigo" w:date="2019-10-19T12:55:00Z">
        <w:r>
          <w:rPr>
            <w:noProof/>
          </w:rPr>
          <w:t>Após a entrega, caso encontre algum problema com seu produto, o cliente pode solicitar uma troca dentro do sistema, na seção de pedidos, que exibe todos os pedidos realizados</w:t>
        </w:r>
        <w:r w:rsidR="00933D67">
          <w:rPr>
            <w:noProof/>
          </w:rPr>
          <w:t xml:space="preserve"> e </w:t>
        </w:r>
        <w:r>
          <w:rPr>
            <w:noProof/>
          </w:rPr>
          <w:t>seus status</w:t>
        </w:r>
        <w:r w:rsidR="00933D67">
          <w:rPr>
            <w:noProof/>
          </w:rPr>
          <w:t xml:space="preserve">. A troca deve ser aprovada por um usuário com perfil de adminstrador. </w:t>
        </w:r>
      </w:ins>
    </w:p>
    <w:p w14:paraId="23DF00E4" w14:textId="77777777" w:rsidR="005E5E9C" w:rsidRDefault="005E5E9C" w:rsidP="00E33F85">
      <w:pPr>
        <w:pStyle w:val="PSDS-CorpodeTexto"/>
        <w:ind w:left="624"/>
        <w:jc w:val="both"/>
        <w:rPr>
          <w:ins w:id="215" w:author="Rodrigo" w:date="2019-10-19T12:55:00Z"/>
          <w:noProof/>
        </w:rPr>
      </w:pPr>
    </w:p>
    <w:p w14:paraId="3D31F934" w14:textId="77777777" w:rsidR="00BC69BF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41321994" w14:textId="77777777" w:rsidR="00BC69BF" w:rsidRPr="00933D67" w:rsidRDefault="00BC69BF" w:rsidP="00933D67">
      <w:pPr>
        <w:pStyle w:val="PSDS-MarcadoresNivel1"/>
        <w:jc w:val="both"/>
        <w:rPr>
          <w:bCs/>
        </w:rPr>
      </w:pPr>
      <w:bookmarkStart w:id="216" w:name="_Toc261616409"/>
      <w:r w:rsidRPr="00E30B15">
        <w:rPr>
          <w:rFonts w:cs="Arial"/>
          <w:bCs/>
        </w:rPr>
        <w:t xml:space="preserve">Requisitos </w:t>
      </w:r>
      <w:r>
        <w:rPr>
          <w:rFonts w:cs="Arial"/>
          <w:bCs/>
        </w:rPr>
        <w:t>F</w:t>
      </w:r>
      <w:r w:rsidRPr="00E30B15">
        <w:rPr>
          <w:rFonts w:cs="Arial"/>
          <w:bCs/>
        </w:rPr>
        <w:t>uncionais</w:t>
      </w:r>
      <w:bookmarkEnd w:id="216"/>
    </w:p>
    <w:p w14:paraId="3A0C2CDD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7" w:author="Rodrigo" w:date="2019-10-19T12:55:00Z"/>
          <w:b w:val="0"/>
          <w:bCs/>
          <w:sz w:val="18"/>
          <w:szCs w:val="18"/>
          <w:highlight w:val="lightGray"/>
        </w:rPr>
      </w:pPr>
      <w:del w:id="218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[Lista o identificador dos requisitos funcionais realizados por este casos de uso, auxiliando assim a rastreabilidade dos mesmo]</w:delText>
        </w:r>
      </w:del>
    </w:p>
    <w:p w14:paraId="0021FBEC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19" w:author="Rodrigo" w:date="2019-10-19T12:55:00Z"/>
          <w:b w:val="0"/>
          <w:bCs/>
          <w:sz w:val="20"/>
        </w:rPr>
      </w:pPr>
    </w:p>
    <w:p w14:paraId="32CA33D9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20" w:author="Rodrigo" w:date="2019-10-19T12:55:00Z"/>
          <w:b w:val="0"/>
          <w:bCs/>
          <w:sz w:val="20"/>
        </w:rPr>
      </w:pPr>
      <w:del w:id="221" w:author="Rodrigo" w:date="2019-10-19T12:55:00Z">
        <w:r>
          <w:rPr>
            <w:b w:val="0"/>
            <w:bCs/>
            <w:sz w:val="20"/>
          </w:rPr>
          <w:delText>RF01 – Cadatro de Escolas</w:delText>
        </w:r>
      </w:del>
    </w:p>
    <w:p w14:paraId="1233DEA2" w14:textId="77777777" w:rsidR="00BC69BF" w:rsidRPr="007E6CC5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22" w:author="Rodrigo" w:date="2019-10-19T12:55:00Z"/>
        </w:rPr>
      </w:pPr>
      <w:del w:id="223" w:author="Rodrigo" w:date="2019-10-19T12:55:00Z">
        <w:r>
          <w:rPr>
            <w:b w:val="0"/>
            <w:bCs/>
            <w:sz w:val="20"/>
          </w:rPr>
          <w:delText>RF02 – Validar dados Cadastrais</w:delText>
        </w:r>
      </w:del>
    </w:p>
    <w:p w14:paraId="6AF0A3B2" w14:textId="77777777" w:rsidR="00933D67" w:rsidRDefault="00933D67" w:rsidP="00BC69BF">
      <w:pPr>
        <w:pStyle w:val="PSDS-MarcadoresNivel2"/>
        <w:numPr>
          <w:ilvl w:val="0"/>
          <w:numId w:val="0"/>
        </w:numPr>
        <w:ind w:left="1056" w:hanging="432"/>
        <w:rPr>
          <w:ins w:id="224" w:author="Rodrigo" w:date="2019-10-19T12:55:00Z"/>
          <w:b w:val="0"/>
          <w:bCs/>
          <w:sz w:val="20"/>
        </w:rPr>
      </w:pPr>
    </w:p>
    <w:tbl>
      <w:tblPr>
        <w:tblW w:w="10314" w:type="dxa"/>
        <w:tblInd w:w="1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933D67" w14:paraId="13CAF63D" w14:textId="77777777" w:rsidTr="00581AA2">
        <w:trPr>
          <w:ins w:id="225" w:author="Rodrigo" w:date="2019-10-19T12:55:00Z"/>
        </w:trPr>
        <w:tc>
          <w:tcPr>
            <w:tcW w:w="10314" w:type="dxa"/>
            <w:shd w:val="clear" w:color="auto" w:fill="auto"/>
          </w:tcPr>
          <w:p w14:paraId="2CC4E25F" w14:textId="77777777" w:rsidR="00933D67" w:rsidRPr="00581AA2" w:rsidRDefault="00933D67" w:rsidP="00581AA2">
            <w:pPr>
              <w:rPr>
                <w:ins w:id="226" w:author="Rodrigo" w:date="2019-10-19T12:55:00Z"/>
                <w:sz w:val="20"/>
                <w:szCs w:val="20"/>
              </w:rPr>
            </w:pPr>
            <w:ins w:id="22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RF0031</w:t>
              </w:r>
            </w:ins>
          </w:p>
          <w:p w14:paraId="182D0FFC" w14:textId="77777777" w:rsidR="00933D67" w:rsidRDefault="00933D67" w:rsidP="00581AA2">
            <w:pPr>
              <w:rPr>
                <w:ins w:id="228" w:author="Rodrigo" w:date="2019-10-19T12:55:00Z"/>
              </w:rPr>
            </w:pPr>
            <w:ins w:id="229" w:author="Rodrigo" w:date="2019-10-19T12:55:00Z">
              <w:r w:rsidRPr="00581AA2">
                <w:rPr>
                  <w:sz w:val="20"/>
                  <w:szCs w:val="20"/>
                </w:rPr>
                <w:t>Gerenciar carrinho de compra</w:t>
              </w:r>
            </w:ins>
          </w:p>
        </w:tc>
      </w:tr>
      <w:tr w:rsidR="00933D67" w:rsidRPr="00581AA2" w14:paraId="04818EC6" w14:textId="77777777" w:rsidTr="00581AA2">
        <w:trPr>
          <w:ins w:id="230" w:author="Rodrigo" w:date="2019-10-19T12:55:00Z"/>
        </w:trPr>
        <w:tc>
          <w:tcPr>
            <w:tcW w:w="10314" w:type="dxa"/>
            <w:shd w:val="clear" w:color="auto" w:fill="auto"/>
          </w:tcPr>
          <w:p w14:paraId="6C5544C5" w14:textId="77777777" w:rsidR="00933D67" w:rsidRPr="00581AA2" w:rsidRDefault="00933D67" w:rsidP="00581AA2">
            <w:pPr>
              <w:rPr>
                <w:ins w:id="231" w:author="Rodrigo" w:date="2019-10-19T12:55:00Z"/>
                <w:sz w:val="20"/>
                <w:szCs w:val="20"/>
              </w:rPr>
            </w:pPr>
            <w:ins w:id="23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RF0032</w:t>
              </w:r>
            </w:ins>
          </w:p>
          <w:p w14:paraId="1E3C25C4" w14:textId="77777777" w:rsidR="00933D67" w:rsidRPr="00581AA2" w:rsidRDefault="00933D67" w:rsidP="00581AA2">
            <w:pPr>
              <w:rPr>
                <w:ins w:id="233" w:author="Rodrigo" w:date="2019-10-19T12:55:00Z"/>
                <w:sz w:val="20"/>
                <w:szCs w:val="20"/>
              </w:rPr>
            </w:pPr>
            <w:ins w:id="234" w:author="Rodrigo" w:date="2019-10-19T12:55:00Z">
              <w:r w:rsidRPr="00581AA2">
                <w:rPr>
                  <w:sz w:val="20"/>
                  <w:szCs w:val="20"/>
                </w:rPr>
                <w:t>Definir quantidade de itens no para o carrinho</w:t>
              </w:r>
            </w:ins>
          </w:p>
        </w:tc>
      </w:tr>
      <w:tr w:rsidR="00933D67" w14:paraId="341D1C16" w14:textId="77777777" w:rsidTr="00581AA2">
        <w:trPr>
          <w:ins w:id="235" w:author="Rodrigo" w:date="2019-10-19T12:55:00Z"/>
        </w:trPr>
        <w:tc>
          <w:tcPr>
            <w:tcW w:w="10314" w:type="dxa"/>
            <w:shd w:val="clear" w:color="auto" w:fill="auto"/>
          </w:tcPr>
          <w:p w14:paraId="794EE8BD" w14:textId="77777777" w:rsidR="00933D67" w:rsidRPr="00581AA2" w:rsidRDefault="00933D67" w:rsidP="00581AA2">
            <w:pPr>
              <w:rPr>
                <w:ins w:id="236" w:author="Rodrigo" w:date="2019-10-19T12:55:00Z"/>
                <w:sz w:val="20"/>
                <w:szCs w:val="20"/>
              </w:rPr>
            </w:pPr>
            <w:ins w:id="23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RF0033</w:t>
              </w:r>
            </w:ins>
          </w:p>
          <w:p w14:paraId="63439E4F" w14:textId="77777777" w:rsidR="00933D67" w:rsidRDefault="00933D67" w:rsidP="00581AA2">
            <w:pPr>
              <w:rPr>
                <w:ins w:id="238" w:author="Rodrigo" w:date="2019-10-19T12:55:00Z"/>
              </w:rPr>
            </w:pPr>
            <w:ins w:id="239" w:author="Rodrigo" w:date="2019-10-19T12:55:00Z">
              <w:r w:rsidRPr="00581AA2">
                <w:rPr>
                  <w:sz w:val="20"/>
                  <w:szCs w:val="20"/>
                </w:rPr>
                <w:t>Realizar compra</w:t>
              </w:r>
            </w:ins>
          </w:p>
        </w:tc>
      </w:tr>
      <w:tr w:rsidR="00933D67" w:rsidRPr="00581AA2" w14:paraId="1427AB4E" w14:textId="77777777" w:rsidTr="00581AA2">
        <w:trPr>
          <w:ins w:id="240" w:author="Rodrigo" w:date="2019-10-19T12:55:00Z"/>
        </w:trPr>
        <w:tc>
          <w:tcPr>
            <w:tcW w:w="10314" w:type="dxa"/>
            <w:shd w:val="clear" w:color="auto" w:fill="auto"/>
          </w:tcPr>
          <w:p w14:paraId="5BCB343C" w14:textId="77777777" w:rsidR="00933D67" w:rsidRPr="00581AA2" w:rsidRDefault="00933D67" w:rsidP="00581AA2">
            <w:pPr>
              <w:rPr>
                <w:ins w:id="241" w:author="Rodrigo" w:date="2019-10-19T12:55:00Z"/>
                <w:sz w:val="20"/>
                <w:szCs w:val="20"/>
              </w:rPr>
            </w:pPr>
            <w:ins w:id="24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RF0034</w:t>
              </w:r>
            </w:ins>
          </w:p>
          <w:p w14:paraId="1D9FBD23" w14:textId="77777777" w:rsidR="00933D67" w:rsidRPr="00581AA2" w:rsidRDefault="00933D67" w:rsidP="00581AA2">
            <w:pPr>
              <w:rPr>
                <w:ins w:id="243" w:author="Rodrigo" w:date="2019-10-19T12:55:00Z"/>
                <w:sz w:val="20"/>
                <w:szCs w:val="20"/>
              </w:rPr>
            </w:pPr>
            <w:ins w:id="244" w:author="Rodrigo" w:date="2019-10-19T12:55:00Z">
              <w:r w:rsidRPr="00581AA2">
                <w:rPr>
                  <w:sz w:val="20"/>
                  <w:szCs w:val="20"/>
                </w:rPr>
                <w:t>Calcular frete</w:t>
              </w:r>
            </w:ins>
          </w:p>
        </w:tc>
      </w:tr>
      <w:tr w:rsidR="00933D67" w:rsidRPr="00581AA2" w14:paraId="26ABE727" w14:textId="77777777" w:rsidTr="00581AA2">
        <w:trPr>
          <w:ins w:id="245" w:author="Rodrigo" w:date="2019-10-19T12:55:00Z"/>
        </w:trPr>
        <w:tc>
          <w:tcPr>
            <w:tcW w:w="10314" w:type="dxa"/>
            <w:shd w:val="clear" w:color="auto" w:fill="auto"/>
          </w:tcPr>
          <w:p w14:paraId="50E37CAB" w14:textId="77777777" w:rsidR="00933D67" w:rsidRPr="00581AA2" w:rsidRDefault="00933D67" w:rsidP="00581AA2">
            <w:pPr>
              <w:rPr>
                <w:ins w:id="246" w:author="Rodrigo" w:date="2019-10-19T12:55:00Z"/>
                <w:sz w:val="20"/>
                <w:szCs w:val="20"/>
                <w:highlight w:val="yellow"/>
              </w:rPr>
            </w:pPr>
            <w:ins w:id="24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RF0035</w:t>
              </w:r>
            </w:ins>
          </w:p>
          <w:p w14:paraId="423281D7" w14:textId="77777777" w:rsidR="00933D67" w:rsidRPr="00581AA2" w:rsidRDefault="00933D67" w:rsidP="00581AA2">
            <w:pPr>
              <w:rPr>
                <w:ins w:id="248" w:author="Rodrigo" w:date="2019-10-19T12:55:00Z"/>
                <w:sz w:val="20"/>
                <w:szCs w:val="20"/>
                <w:highlight w:val="yellow"/>
              </w:rPr>
            </w:pPr>
            <w:ins w:id="249" w:author="Rodrigo" w:date="2019-10-19T12:55:00Z">
              <w:r w:rsidRPr="00581AA2">
                <w:rPr>
                  <w:sz w:val="20"/>
                  <w:szCs w:val="20"/>
                </w:rPr>
                <w:t>Selecionar endereço de entrega</w:t>
              </w:r>
            </w:ins>
          </w:p>
        </w:tc>
      </w:tr>
      <w:tr w:rsidR="00933D67" w:rsidRPr="00581AA2" w14:paraId="5CAB613D" w14:textId="77777777" w:rsidTr="00581AA2">
        <w:trPr>
          <w:ins w:id="250" w:author="Rodrigo" w:date="2019-10-19T12:55:00Z"/>
        </w:trPr>
        <w:tc>
          <w:tcPr>
            <w:tcW w:w="10314" w:type="dxa"/>
            <w:shd w:val="clear" w:color="auto" w:fill="auto"/>
          </w:tcPr>
          <w:p w14:paraId="2BCF990A" w14:textId="77777777" w:rsidR="00933D67" w:rsidRPr="00581AA2" w:rsidRDefault="00933D67" w:rsidP="00581AA2">
            <w:pPr>
              <w:rPr>
                <w:ins w:id="251" w:author="Rodrigo" w:date="2019-10-19T12:55:00Z"/>
                <w:sz w:val="20"/>
                <w:szCs w:val="20"/>
                <w:highlight w:val="yellow"/>
              </w:rPr>
            </w:pPr>
            <w:ins w:id="25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RF0036</w:t>
              </w:r>
            </w:ins>
          </w:p>
          <w:p w14:paraId="562ECE40" w14:textId="77777777" w:rsidR="00933D67" w:rsidRPr="00581AA2" w:rsidRDefault="00933D67" w:rsidP="00581AA2">
            <w:pPr>
              <w:rPr>
                <w:ins w:id="253" w:author="Rodrigo" w:date="2019-10-19T12:55:00Z"/>
                <w:sz w:val="20"/>
                <w:szCs w:val="20"/>
                <w:highlight w:val="yellow"/>
              </w:rPr>
            </w:pPr>
            <w:ins w:id="254" w:author="Rodrigo" w:date="2019-10-19T12:55:00Z">
              <w:r w:rsidRPr="00581AA2">
                <w:rPr>
                  <w:sz w:val="20"/>
                  <w:szCs w:val="20"/>
                </w:rPr>
                <w:t>Selecionar forma de pagamento</w:t>
              </w:r>
            </w:ins>
          </w:p>
        </w:tc>
      </w:tr>
      <w:tr w:rsidR="00933D67" w:rsidRPr="00581AA2" w14:paraId="200DEDD1" w14:textId="77777777" w:rsidTr="00581AA2">
        <w:trPr>
          <w:ins w:id="255" w:author="Rodrigo" w:date="2019-10-19T12:55:00Z"/>
        </w:trPr>
        <w:tc>
          <w:tcPr>
            <w:tcW w:w="10314" w:type="dxa"/>
            <w:shd w:val="clear" w:color="auto" w:fill="auto"/>
          </w:tcPr>
          <w:p w14:paraId="35BE41E5" w14:textId="77777777" w:rsidR="00933D67" w:rsidRPr="00581AA2" w:rsidRDefault="00933D67" w:rsidP="00581AA2">
            <w:pPr>
              <w:rPr>
                <w:ins w:id="256" w:author="Rodrigo" w:date="2019-10-19T12:55:00Z"/>
                <w:sz w:val="20"/>
                <w:szCs w:val="20"/>
                <w:highlight w:val="yellow"/>
              </w:rPr>
            </w:pPr>
            <w:ins w:id="25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RF0037</w:t>
              </w:r>
            </w:ins>
          </w:p>
          <w:p w14:paraId="5EF2B4C6" w14:textId="77777777" w:rsidR="00933D67" w:rsidRPr="00581AA2" w:rsidRDefault="00933D67" w:rsidP="00581AA2">
            <w:pPr>
              <w:rPr>
                <w:ins w:id="258" w:author="Rodrigo" w:date="2019-10-19T12:55:00Z"/>
                <w:sz w:val="20"/>
                <w:szCs w:val="20"/>
                <w:highlight w:val="yellow"/>
              </w:rPr>
            </w:pPr>
            <w:ins w:id="259" w:author="Rodrigo" w:date="2019-10-19T12:55:00Z">
              <w:r w:rsidRPr="00581AA2">
                <w:rPr>
                  <w:sz w:val="20"/>
                  <w:szCs w:val="20"/>
                </w:rPr>
                <w:t>Finalizar Compra</w:t>
              </w:r>
            </w:ins>
          </w:p>
        </w:tc>
      </w:tr>
      <w:tr w:rsidR="00933D67" w:rsidRPr="00581AA2" w14:paraId="708C9F65" w14:textId="77777777" w:rsidTr="00581AA2">
        <w:trPr>
          <w:ins w:id="260" w:author="Rodrigo" w:date="2019-10-19T12:55:00Z"/>
        </w:trPr>
        <w:tc>
          <w:tcPr>
            <w:tcW w:w="10314" w:type="dxa"/>
            <w:shd w:val="clear" w:color="auto" w:fill="auto"/>
          </w:tcPr>
          <w:p w14:paraId="51693541" w14:textId="77777777" w:rsidR="00933D67" w:rsidRPr="00581AA2" w:rsidRDefault="00933D67" w:rsidP="00581AA2">
            <w:pPr>
              <w:rPr>
                <w:ins w:id="261" w:author="Rodrigo" w:date="2019-10-19T12:55:00Z"/>
                <w:sz w:val="20"/>
                <w:szCs w:val="20"/>
              </w:rPr>
            </w:pPr>
            <w:ins w:id="26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RF0038</w:t>
              </w:r>
            </w:ins>
          </w:p>
          <w:p w14:paraId="4C2CDFA5" w14:textId="77777777" w:rsidR="00933D67" w:rsidRPr="00581AA2" w:rsidRDefault="00933D67" w:rsidP="00581AA2">
            <w:pPr>
              <w:rPr>
                <w:ins w:id="263" w:author="Rodrigo" w:date="2019-10-19T12:55:00Z"/>
                <w:sz w:val="20"/>
                <w:szCs w:val="20"/>
                <w:highlight w:val="yellow"/>
              </w:rPr>
            </w:pPr>
            <w:ins w:id="264" w:author="Rodrigo" w:date="2019-10-19T12:55:00Z">
              <w:r w:rsidRPr="00581AA2">
                <w:rPr>
                  <w:sz w:val="20"/>
                  <w:szCs w:val="20"/>
                </w:rPr>
                <w:t>Despachar produtos para entrega</w:t>
              </w:r>
            </w:ins>
          </w:p>
        </w:tc>
      </w:tr>
      <w:tr w:rsidR="00933D67" w:rsidRPr="00581AA2" w14:paraId="00DB54B3" w14:textId="77777777" w:rsidTr="00581AA2">
        <w:trPr>
          <w:ins w:id="265" w:author="Rodrigo" w:date="2019-10-19T12:55:00Z"/>
        </w:trPr>
        <w:tc>
          <w:tcPr>
            <w:tcW w:w="10314" w:type="dxa"/>
            <w:shd w:val="clear" w:color="auto" w:fill="auto"/>
          </w:tcPr>
          <w:p w14:paraId="5DCBD974" w14:textId="77777777" w:rsidR="00933D67" w:rsidRPr="00581AA2" w:rsidRDefault="00933D67" w:rsidP="00581AA2">
            <w:pPr>
              <w:rPr>
                <w:ins w:id="266" w:author="Rodrigo" w:date="2019-10-19T12:55:00Z"/>
                <w:sz w:val="20"/>
                <w:szCs w:val="20"/>
              </w:rPr>
            </w:pPr>
            <w:ins w:id="26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RF0039</w:t>
              </w:r>
            </w:ins>
          </w:p>
          <w:p w14:paraId="70622967" w14:textId="77777777" w:rsidR="00933D67" w:rsidRPr="00581AA2" w:rsidRDefault="00933D67" w:rsidP="00581AA2">
            <w:pPr>
              <w:rPr>
                <w:ins w:id="268" w:author="Rodrigo" w:date="2019-10-19T12:55:00Z"/>
                <w:sz w:val="20"/>
                <w:szCs w:val="20"/>
                <w:highlight w:val="yellow"/>
              </w:rPr>
            </w:pPr>
            <w:ins w:id="269" w:author="Rodrigo" w:date="2019-10-19T12:55:00Z">
              <w:r w:rsidRPr="00581AA2">
                <w:rPr>
                  <w:sz w:val="20"/>
                  <w:szCs w:val="20"/>
                </w:rPr>
                <w:t>Produtos entregues</w:t>
              </w:r>
            </w:ins>
          </w:p>
        </w:tc>
      </w:tr>
      <w:tr w:rsidR="00933D67" w:rsidRPr="00581AA2" w14:paraId="6AEB7672" w14:textId="77777777" w:rsidTr="00581AA2">
        <w:trPr>
          <w:ins w:id="270" w:author="Rodrigo" w:date="2019-10-19T12:55:00Z"/>
        </w:trPr>
        <w:tc>
          <w:tcPr>
            <w:tcW w:w="10314" w:type="dxa"/>
            <w:shd w:val="clear" w:color="auto" w:fill="auto"/>
          </w:tcPr>
          <w:p w14:paraId="794D094D" w14:textId="77777777" w:rsidR="00933D67" w:rsidRPr="00581AA2" w:rsidRDefault="00933D67" w:rsidP="00581AA2">
            <w:pPr>
              <w:rPr>
                <w:ins w:id="271" w:author="Rodrigo" w:date="2019-10-19T12:55:00Z"/>
                <w:sz w:val="20"/>
                <w:szCs w:val="20"/>
              </w:rPr>
            </w:pPr>
            <w:ins w:id="27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RF0040</w:t>
              </w:r>
            </w:ins>
          </w:p>
          <w:p w14:paraId="1B6ACA9C" w14:textId="77777777" w:rsidR="00933D67" w:rsidRPr="00581AA2" w:rsidRDefault="00933D67" w:rsidP="00581AA2">
            <w:pPr>
              <w:rPr>
                <w:ins w:id="273" w:author="Rodrigo" w:date="2019-10-19T12:55:00Z"/>
                <w:sz w:val="20"/>
                <w:szCs w:val="20"/>
                <w:highlight w:val="yellow"/>
              </w:rPr>
            </w:pPr>
            <w:ins w:id="274" w:author="Rodrigo" w:date="2019-10-19T12:55:00Z">
              <w:r w:rsidRPr="00581AA2">
                <w:rPr>
                  <w:sz w:val="20"/>
                  <w:szCs w:val="20"/>
                </w:rPr>
                <w:t>Solicitar troca</w:t>
              </w:r>
            </w:ins>
          </w:p>
        </w:tc>
      </w:tr>
      <w:tr w:rsidR="00933D67" w:rsidRPr="00581AA2" w14:paraId="179D3AE6" w14:textId="77777777" w:rsidTr="00581AA2">
        <w:trPr>
          <w:ins w:id="275" w:author="Rodrigo" w:date="2019-10-19T12:55:00Z"/>
        </w:trPr>
        <w:tc>
          <w:tcPr>
            <w:tcW w:w="10314" w:type="dxa"/>
            <w:shd w:val="clear" w:color="auto" w:fill="auto"/>
          </w:tcPr>
          <w:p w14:paraId="662BE0F5" w14:textId="77777777" w:rsidR="00933D67" w:rsidRPr="00581AA2" w:rsidRDefault="00933D67" w:rsidP="00581AA2">
            <w:pPr>
              <w:rPr>
                <w:ins w:id="276" w:author="Rodrigo" w:date="2019-10-19T12:55:00Z"/>
                <w:sz w:val="20"/>
                <w:szCs w:val="20"/>
              </w:rPr>
            </w:pPr>
            <w:ins w:id="27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RF0041</w:t>
              </w:r>
            </w:ins>
          </w:p>
          <w:p w14:paraId="3C62066C" w14:textId="77777777" w:rsidR="00933D67" w:rsidRPr="00581AA2" w:rsidRDefault="00933D67" w:rsidP="00581AA2">
            <w:pPr>
              <w:rPr>
                <w:ins w:id="278" w:author="Rodrigo" w:date="2019-10-19T12:55:00Z"/>
                <w:sz w:val="20"/>
                <w:szCs w:val="20"/>
                <w:highlight w:val="yellow"/>
              </w:rPr>
            </w:pPr>
            <w:ins w:id="279" w:author="Rodrigo" w:date="2019-10-19T12:55:00Z">
              <w:r w:rsidRPr="00581AA2">
                <w:rPr>
                  <w:sz w:val="20"/>
                  <w:szCs w:val="20"/>
                </w:rPr>
                <w:t>Autorizar trocas</w:t>
              </w:r>
            </w:ins>
          </w:p>
        </w:tc>
      </w:tr>
      <w:tr w:rsidR="00933D67" w:rsidRPr="00581AA2" w14:paraId="10232151" w14:textId="77777777" w:rsidTr="00581AA2">
        <w:trPr>
          <w:ins w:id="280" w:author="Rodrigo" w:date="2019-10-19T12:55:00Z"/>
        </w:trPr>
        <w:tc>
          <w:tcPr>
            <w:tcW w:w="10314" w:type="dxa"/>
            <w:shd w:val="clear" w:color="auto" w:fill="auto"/>
          </w:tcPr>
          <w:p w14:paraId="05E93EFC" w14:textId="77777777" w:rsidR="00933D67" w:rsidRPr="00581AA2" w:rsidRDefault="00933D67" w:rsidP="00581AA2">
            <w:pPr>
              <w:rPr>
                <w:ins w:id="281" w:author="Rodrigo" w:date="2019-10-19T12:55:00Z"/>
                <w:sz w:val="20"/>
                <w:szCs w:val="20"/>
              </w:rPr>
            </w:pPr>
            <w:ins w:id="28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RF0042</w:t>
              </w:r>
            </w:ins>
          </w:p>
          <w:p w14:paraId="6021EA37" w14:textId="77777777" w:rsidR="00933D67" w:rsidRPr="00581AA2" w:rsidRDefault="00933D67" w:rsidP="00581AA2">
            <w:pPr>
              <w:rPr>
                <w:ins w:id="283" w:author="Rodrigo" w:date="2019-10-19T12:55:00Z"/>
                <w:sz w:val="20"/>
                <w:szCs w:val="20"/>
                <w:highlight w:val="yellow"/>
              </w:rPr>
            </w:pPr>
            <w:ins w:id="284" w:author="Rodrigo" w:date="2019-10-19T12:55:00Z">
              <w:r w:rsidRPr="00581AA2">
                <w:rPr>
                  <w:sz w:val="20"/>
                  <w:szCs w:val="20"/>
                </w:rPr>
                <w:t>Visualização de trocas</w:t>
              </w:r>
            </w:ins>
          </w:p>
        </w:tc>
      </w:tr>
      <w:tr w:rsidR="00933D67" w:rsidRPr="00581AA2" w14:paraId="7CEE20FA" w14:textId="77777777" w:rsidTr="00581AA2">
        <w:trPr>
          <w:ins w:id="285" w:author="Rodrigo" w:date="2019-10-19T12:55:00Z"/>
        </w:trPr>
        <w:tc>
          <w:tcPr>
            <w:tcW w:w="10314" w:type="dxa"/>
            <w:shd w:val="clear" w:color="auto" w:fill="auto"/>
          </w:tcPr>
          <w:p w14:paraId="2EC1D208" w14:textId="77777777" w:rsidR="00933D67" w:rsidRPr="00581AA2" w:rsidRDefault="00933D67" w:rsidP="00581AA2">
            <w:pPr>
              <w:rPr>
                <w:ins w:id="286" w:author="Rodrigo" w:date="2019-10-19T12:55:00Z"/>
                <w:sz w:val="20"/>
                <w:szCs w:val="20"/>
              </w:rPr>
            </w:pPr>
            <w:ins w:id="287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RF0043</w:t>
              </w:r>
            </w:ins>
          </w:p>
          <w:p w14:paraId="5CA339D2" w14:textId="77777777" w:rsidR="00933D67" w:rsidRPr="00581AA2" w:rsidRDefault="00933D67" w:rsidP="00581AA2">
            <w:pPr>
              <w:rPr>
                <w:ins w:id="288" w:author="Rodrigo" w:date="2019-10-19T12:55:00Z"/>
                <w:sz w:val="20"/>
                <w:szCs w:val="20"/>
                <w:highlight w:val="yellow"/>
              </w:rPr>
            </w:pPr>
            <w:ins w:id="289" w:author="Rodrigo" w:date="2019-10-19T12:55:00Z">
              <w:r w:rsidRPr="00581AA2">
                <w:rPr>
                  <w:sz w:val="20"/>
                  <w:szCs w:val="20"/>
                </w:rPr>
                <w:t>Confirmar recebimento de itens para troca</w:t>
              </w:r>
            </w:ins>
          </w:p>
        </w:tc>
      </w:tr>
      <w:tr w:rsidR="00933D67" w:rsidRPr="00581AA2" w14:paraId="1A731D13" w14:textId="77777777" w:rsidTr="00581AA2">
        <w:trPr>
          <w:ins w:id="290" w:author="Rodrigo" w:date="2019-10-19T12:55:00Z"/>
        </w:trPr>
        <w:tc>
          <w:tcPr>
            <w:tcW w:w="10314" w:type="dxa"/>
            <w:shd w:val="clear" w:color="auto" w:fill="auto"/>
          </w:tcPr>
          <w:p w14:paraId="5674020B" w14:textId="77777777" w:rsidR="00933D67" w:rsidRPr="00581AA2" w:rsidRDefault="00933D67" w:rsidP="00581AA2">
            <w:pPr>
              <w:rPr>
                <w:ins w:id="291" w:author="Rodrigo" w:date="2019-10-19T12:55:00Z"/>
                <w:sz w:val="20"/>
                <w:szCs w:val="20"/>
              </w:rPr>
            </w:pPr>
            <w:ins w:id="292" w:author="Rodrigo" w:date="2019-10-19T12:55:00Z">
              <w:r w:rsidRPr="00581AA2">
                <w:rPr>
                  <w:sz w:val="20"/>
                  <w:szCs w:val="20"/>
                  <w:highlight w:val="yellow"/>
                </w:rPr>
                <w:t>RF0044</w:t>
              </w:r>
            </w:ins>
          </w:p>
          <w:p w14:paraId="3B7F3723" w14:textId="77777777" w:rsidR="00933D67" w:rsidRPr="00581AA2" w:rsidRDefault="00933D67" w:rsidP="00581AA2">
            <w:pPr>
              <w:rPr>
                <w:ins w:id="293" w:author="Rodrigo" w:date="2019-10-19T12:55:00Z"/>
                <w:sz w:val="20"/>
                <w:szCs w:val="20"/>
              </w:rPr>
            </w:pPr>
            <w:ins w:id="294" w:author="Rodrigo" w:date="2019-10-19T12:55:00Z">
              <w:r w:rsidRPr="00581AA2">
                <w:rPr>
                  <w:sz w:val="20"/>
                  <w:szCs w:val="20"/>
                </w:rPr>
                <w:t>Gerar cupom de troca após recebimento de itens</w:t>
              </w:r>
            </w:ins>
          </w:p>
        </w:tc>
      </w:tr>
    </w:tbl>
    <w:p w14:paraId="4D2F0FD5" w14:textId="77777777" w:rsidR="00933D67" w:rsidRPr="007E6CC5" w:rsidRDefault="00933D67" w:rsidP="00BC69BF">
      <w:pPr>
        <w:pStyle w:val="PSDS-MarcadoresNivel2"/>
        <w:numPr>
          <w:ilvl w:val="0"/>
          <w:numId w:val="0"/>
        </w:numPr>
        <w:ind w:left="1056" w:hanging="432"/>
        <w:rPr>
          <w:ins w:id="295" w:author="Rodrigo" w:date="2019-10-19T12:55:00Z"/>
        </w:rPr>
      </w:pPr>
    </w:p>
    <w:p w14:paraId="217F457C" w14:textId="77777777" w:rsidR="00BC69BF" w:rsidRPr="007B32C2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2A995720" w14:textId="77777777" w:rsidR="00BC69BF" w:rsidRPr="007B32C2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57B03F7D" w14:textId="77777777" w:rsidR="00BC69BF" w:rsidRPr="00933D67" w:rsidRDefault="00BC69BF" w:rsidP="00933D67">
      <w:pPr>
        <w:pStyle w:val="PSDS-MarcadoresNivel1"/>
        <w:jc w:val="both"/>
      </w:pPr>
      <w:bookmarkStart w:id="296" w:name="_Toc261616410"/>
      <w:r w:rsidRPr="007B32C2">
        <w:t>Tipo de Caso de Uso</w:t>
      </w:r>
      <w:bookmarkEnd w:id="296"/>
      <w:r w:rsidRPr="007B32C2">
        <w:t xml:space="preserve"> </w:t>
      </w:r>
    </w:p>
    <w:p w14:paraId="1F808896" w14:textId="77777777" w:rsidR="00BC69BF" w:rsidRPr="001718E2" w:rsidRDefault="00BC69BF">
      <w:pPr>
        <w:pStyle w:val="PSDS-MarcadoresNivel2"/>
        <w:numPr>
          <w:ilvl w:val="0"/>
          <w:numId w:val="0"/>
        </w:numPr>
        <w:ind w:left="792" w:hanging="432"/>
        <w:rPr>
          <w:rPrChange w:id="297" w:author="Rodrigo" w:date="2019-10-19T12:55:00Z">
            <w:rPr>
              <w:b w:val="0"/>
              <w:sz w:val="18"/>
              <w:highlight w:val="lightGray"/>
            </w:rPr>
          </w:rPrChange>
        </w:rPr>
        <w:pPrChange w:id="298" w:author="Rodrigo" w:date="2019-10-19T12:55:00Z">
          <w:pPr>
            <w:pStyle w:val="PSDS-MarcadoresNivel2"/>
            <w:numPr>
              <w:ilvl w:val="0"/>
              <w:numId w:val="0"/>
            </w:numPr>
            <w:tabs>
              <w:tab w:val="clear" w:pos="792"/>
            </w:tabs>
            <w:ind w:left="1056" w:firstLine="0"/>
          </w:pPr>
        </w:pPrChange>
      </w:pPr>
    </w:p>
    <w:p w14:paraId="2104A4BB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299" w:author="Rodrigo" w:date="2019-10-19T12:55:00Z"/>
          <w:b w:val="0"/>
          <w:bCs/>
          <w:sz w:val="20"/>
        </w:rPr>
      </w:pPr>
      <w:del w:id="300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[Define o tipo do caso de uso]</w:delText>
        </w:r>
      </w:del>
    </w:p>
    <w:p w14:paraId="4A30634A" w14:textId="77777777" w:rsidR="00BC69BF" w:rsidRPr="0075421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del w:id="301" w:author="Rodrigo" w:date="2019-10-19T12:55:00Z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0"/>
        <w:gridCol w:w="9222"/>
      </w:tblGrid>
      <w:tr w:rsidR="00BC69BF" w:rsidRPr="007B32C2" w14:paraId="022F41DD" w14:textId="77777777" w:rsidTr="005A3D9D">
        <w:tc>
          <w:tcPr>
            <w:tcW w:w="828" w:type="dxa"/>
          </w:tcPr>
          <w:p w14:paraId="3D5DE10E" w14:textId="77777777" w:rsidR="00BC69BF" w:rsidRPr="005A3D9D" w:rsidRDefault="00BC69BF" w:rsidP="005A3D9D">
            <w:pPr>
              <w:pStyle w:val="PSDS-CorpodeTexto"/>
              <w:ind w:left="180"/>
              <w:rPr>
                <w:b/>
                <w:bCs/>
                <w:noProof/>
              </w:rPr>
            </w:pPr>
            <w:r w:rsidRPr="005A3D9D">
              <w:rPr>
                <w:b/>
                <w:bCs/>
                <w:noProof/>
              </w:rPr>
              <w:t>X</w:t>
            </w:r>
          </w:p>
        </w:tc>
        <w:tc>
          <w:tcPr>
            <w:tcW w:w="9440" w:type="dxa"/>
          </w:tcPr>
          <w:p w14:paraId="558FA163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Concreto</w:t>
            </w:r>
            <w:r w:rsidRPr="007B32C2">
              <w:rPr>
                <w:noProof/>
              </w:rPr>
              <w:t xml:space="preserve"> (Iniciado diretamente por um Ator)</w:t>
            </w:r>
          </w:p>
        </w:tc>
      </w:tr>
      <w:tr w:rsidR="00BC69BF" w:rsidRPr="007B32C2" w14:paraId="70A82B9A" w14:textId="77777777" w:rsidTr="005A3D9D">
        <w:trPr>
          <w:trHeight w:val="70"/>
        </w:trPr>
        <w:tc>
          <w:tcPr>
            <w:tcW w:w="828" w:type="dxa"/>
          </w:tcPr>
          <w:p w14:paraId="69FE682A" w14:textId="77777777" w:rsidR="00BC69BF" w:rsidRPr="007B32C2" w:rsidRDefault="00BC69BF" w:rsidP="005A3D9D">
            <w:pPr>
              <w:pStyle w:val="PSDS-CorpodeTexto"/>
              <w:ind w:left="624"/>
              <w:jc w:val="both"/>
              <w:rPr>
                <w:noProof/>
              </w:rPr>
            </w:pPr>
          </w:p>
        </w:tc>
        <w:tc>
          <w:tcPr>
            <w:tcW w:w="9440" w:type="dxa"/>
          </w:tcPr>
          <w:p w14:paraId="5FEF0BE5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Abstrato</w:t>
            </w:r>
            <w:r w:rsidRPr="007B32C2">
              <w:rPr>
                <w:noProof/>
              </w:rPr>
              <w:t xml:space="preserve"> (Não iniciado diretamente por um Ator. Geralmente relacionado a outro Caso de Uso)</w:t>
            </w:r>
          </w:p>
        </w:tc>
      </w:tr>
    </w:tbl>
    <w:p w14:paraId="7E9DA3DC" w14:textId="77777777" w:rsidR="00BC69BF" w:rsidRPr="007B32C2" w:rsidRDefault="00BC69BF" w:rsidP="00BC69BF">
      <w:pPr>
        <w:pStyle w:val="PSDS-MarcadoresNivel1"/>
        <w:numPr>
          <w:ilvl w:val="0"/>
          <w:numId w:val="0"/>
        </w:numPr>
        <w:jc w:val="both"/>
        <w:rPr>
          <w:highlight w:val="yellow"/>
        </w:rPr>
      </w:pPr>
    </w:p>
    <w:p w14:paraId="00A424F0" w14:textId="77777777" w:rsidR="00BC69BF" w:rsidRPr="007B32C2" w:rsidRDefault="00BC69BF" w:rsidP="00BC69BF">
      <w:pPr>
        <w:pStyle w:val="PSDS-MarcadoresNivel1"/>
        <w:jc w:val="both"/>
      </w:pPr>
      <w:bookmarkStart w:id="302" w:name="_Toc261616411"/>
      <w:r w:rsidRPr="007B32C2">
        <w:t>Atores</w:t>
      </w:r>
      <w:bookmarkEnd w:id="302"/>
    </w:p>
    <w:p w14:paraId="3429C1F6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303" w:author="Rodrigo" w:date="2019-10-19T12:55:00Z"/>
          <w:b w:val="0"/>
          <w:bCs/>
          <w:sz w:val="18"/>
          <w:szCs w:val="18"/>
        </w:rPr>
      </w:pPr>
      <w:del w:id="304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[Lista os atores que interagem com o caso de uso definindo o tipo de cada um]</w:delText>
        </w:r>
      </w:del>
    </w:p>
    <w:p w14:paraId="4102CBBE" w14:textId="77777777" w:rsidR="00BC69BF" w:rsidRDefault="00BC69BF" w:rsidP="00BC69BF">
      <w:pPr>
        <w:pStyle w:val="PSDS-CorpodeTexto"/>
        <w:ind w:left="624"/>
        <w:jc w:val="both"/>
        <w:rPr>
          <w:del w:id="305" w:author="Rodrigo" w:date="2019-10-19T12:55:00Z"/>
        </w:rPr>
      </w:pPr>
    </w:p>
    <w:p w14:paraId="234F010B" w14:textId="77777777" w:rsidR="00BC69BF" w:rsidRPr="007B32C2" w:rsidRDefault="00BC69BF">
      <w:pPr>
        <w:pStyle w:val="PSDS-CorpodeTexto"/>
        <w:jc w:val="both"/>
        <w:pPrChange w:id="306" w:author="Rodrigo" w:date="2019-10-19T12:55:00Z">
          <w:pPr>
            <w:pStyle w:val="PSDS-CorpodeTexto"/>
            <w:ind w:left="624"/>
            <w:jc w:val="both"/>
          </w:pPr>
        </w:pPrChange>
      </w:pPr>
    </w:p>
    <w:tbl>
      <w:tblPr>
        <w:tblpPr w:leftFromText="141" w:rightFromText="141" w:vertAnchor="text" w:tblpX="66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68"/>
        <w:gridCol w:w="1844"/>
        <w:gridCol w:w="3718"/>
      </w:tblGrid>
      <w:tr w:rsidR="00BC69BF" w:rsidRPr="007B32C2" w14:paraId="748B1C57" w14:textId="77777777" w:rsidTr="00CA662D">
        <w:trPr>
          <w:cantSplit/>
          <w:trHeight w:val="113"/>
        </w:trPr>
        <w:tc>
          <w:tcPr>
            <w:tcW w:w="47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bottom"/>
          </w:tcPr>
          <w:p w14:paraId="28E7CA08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Nome Ator</w:t>
            </w:r>
          </w:p>
        </w:tc>
        <w:tc>
          <w:tcPr>
            <w:tcW w:w="5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5F3E4FE0" w14:textId="77777777" w:rsidR="00BC69BF" w:rsidRPr="007B32C2" w:rsidRDefault="00BC69BF" w:rsidP="00CA662D">
            <w:pPr>
              <w:pStyle w:val="PSDS-CorpodeTexto"/>
              <w:jc w:val="center"/>
              <w:rPr>
                <w:b/>
                <w:bCs/>
              </w:rPr>
            </w:pPr>
            <w:r w:rsidRPr="007B32C2">
              <w:rPr>
                <w:b/>
                <w:bCs/>
              </w:rPr>
              <w:t>Tipo</w:t>
            </w:r>
          </w:p>
        </w:tc>
      </w:tr>
      <w:tr w:rsidR="00BC69BF" w:rsidRPr="007B32C2" w14:paraId="12017C45" w14:textId="77777777" w:rsidTr="00CA662D">
        <w:trPr>
          <w:cantSplit/>
          <w:trHeight w:val="112"/>
        </w:trPr>
        <w:tc>
          <w:tcPr>
            <w:tcW w:w="47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B18E3" w14:textId="77777777" w:rsidR="00BC69BF" w:rsidRPr="007B32C2" w:rsidRDefault="00BC69BF" w:rsidP="00CA662D">
            <w:pPr>
              <w:rPr>
                <w:b/>
                <w:bCs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658689DD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Primário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7563D579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Secundário</w:t>
            </w:r>
          </w:p>
        </w:tc>
      </w:tr>
      <w:tr w:rsidR="00BC69BF" w:rsidRPr="007B32C2" w14:paraId="6274CC6D" w14:textId="77777777" w:rsidTr="00CA662D">
        <w:trPr>
          <w:cantSplit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198A" w14:textId="77777777" w:rsidR="00BC69BF" w:rsidRPr="007B32C2" w:rsidRDefault="00BC69BF" w:rsidP="00CA662D">
            <w:pPr>
              <w:pStyle w:val="PSDS-CorpodeTexto"/>
              <w:jc w:val="both"/>
            </w:pPr>
            <w:del w:id="307" w:author="Rodrigo" w:date="2019-10-19T12:55:00Z">
              <w:r>
                <w:delText>Diretor</w:delText>
              </w:r>
            </w:del>
            <w:ins w:id="308" w:author="Rodrigo" w:date="2019-10-19T12:55:00Z">
              <w:r w:rsidR="00933D67">
                <w:t>Cliente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9EFF" w14:textId="77777777" w:rsidR="00BC69BF" w:rsidRPr="007B32C2" w:rsidRDefault="00BC69BF" w:rsidP="00CA662D">
            <w:pPr>
              <w:pStyle w:val="PSDS-CorpodeTexto"/>
              <w:jc w:val="both"/>
            </w:pPr>
            <w:r w:rsidRPr="007B32C2">
              <w:t>X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6AA4" w14:textId="77777777" w:rsidR="00BC69BF" w:rsidRPr="007B32C2" w:rsidRDefault="00BC69BF" w:rsidP="00CA662D">
            <w:pPr>
              <w:pStyle w:val="PSDS-CorpodeTexto"/>
              <w:jc w:val="both"/>
            </w:pPr>
          </w:p>
        </w:tc>
      </w:tr>
      <w:tr w:rsidR="00933D67" w:rsidRPr="007B32C2" w14:paraId="2196F0BC" w14:textId="77777777" w:rsidTr="00CA662D">
        <w:trPr>
          <w:cantSplit/>
          <w:ins w:id="309" w:author="Rodrigo" w:date="2019-10-19T12:55:00Z"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49F0" w14:textId="77777777" w:rsidR="00933D67" w:rsidRDefault="00933D67" w:rsidP="00CA662D">
            <w:pPr>
              <w:pStyle w:val="PSDS-CorpodeTexto"/>
              <w:jc w:val="both"/>
              <w:rPr>
                <w:ins w:id="310" w:author="Rodrigo" w:date="2019-10-19T12:55:00Z"/>
              </w:rPr>
            </w:pPr>
            <w:ins w:id="311" w:author="Rodrigo" w:date="2019-10-19T12:55:00Z">
              <w:r>
                <w:t>Operadora Cartão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85BF3" w14:textId="77777777" w:rsidR="00933D67" w:rsidRPr="007B32C2" w:rsidRDefault="00933D67" w:rsidP="00CA662D">
            <w:pPr>
              <w:pStyle w:val="PSDS-CorpodeTexto"/>
              <w:jc w:val="both"/>
              <w:rPr>
                <w:ins w:id="312" w:author="Rodrigo" w:date="2019-10-19T12:55:00Z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C31FF" w14:textId="77777777" w:rsidR="00933D67" w:rsidRPr="007B32C2" w:rsidRDefault="00933D67" w:rsidP="00CA662D">
            <w:pPr>
              <w:pStyle w:val="PSDS-CorpodeTexto"/>
              <w:jc w:val="both"/>
              <w:rPr>
                <w:ins w:id="313" w:author="Rodrigo" w:date="2019-10-19T12:55:00Z"/>
              </w:rPr>
            </w:pPr>
            <w:ins w:id="314" w:author="Rodrigo" w:date="2019-10-19T12:55:00Z">
              <w:r>
                <w:t>X</w:t>
              </w:r>
            </w:ins>
          </w:p>
        </w:tc>
      </w:tr>
      <w:tr w:rsidR="00933D67" w:rsidRPr="007B32C2" w14:paraId="43536B35" w14:textId="77777777" w:rsidTr="00CA662D">
        <w:trPr>
          <w:cantSplit/>
          <w:ins w:id="315" w:author="Rodrigo" w:date="2019-10-19T12:55:00Z"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21C2" w14:textId="77777777" w:rsidR="00933D67" w:rsidRDefault="00933D67" w:rsidP="00CA662D">
            <w:pPr>
              <w:pStyle w:val="PSDS-CorpodeTexto"/>
              <w:jc w:val="both"/>
              <w:rPr>
                <w:ins w:id="316" w:author="Rodrigo" w:date="2019-10-19T12:55:00Z"/>
              </w:rPr>
            </w:pPr>
            <w:ins w:id="317" w:author="Rodrigo" w:date="2019-10-19T12:55:00Z">
              <w:r>
                <w:t>Administrador</w:t>
              </w:r>
            </w:ins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1D190" w14:textId="77777777" w:rsidR="00933D67" w:rsidRPr="007B32C2" w:rsidRDefault="00933D67" w:rsidP="00CA662D">
            <w:pPr>
              <w:pStyle w:val="PSDS-CorpodeTexto"/>
              <w:jc w:val="both"/>
              <w:rPr>
                <w:ins w:id="318" w:author="Rodrigo" w:date="2019-10-19T12:55:00Z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6317" w14:textId="77777777" w:rsidR="00933D67" w:rsidRDefault="00933D67" w:rsidP="00CA662D">
            <w:pPr>
              <w:pStyle w:val="PSDS-CorpodeTexto"/>
              <w:jc w:val="both"/>
              <w:rPr>
                <w:ins w:id="319" w:author="Rodrigo" w:date="2019-10-19T12:55:00Z"/>
              </w:rPr>
            </w:pPr>
            <w:ins w:id="320" w:author="Rodrigo" w:date="2019-10-19T12:55:00Z">
              <w:r>
                <w:t>X</w:t>
              </w:r>
            </w:ins>
          </w:p>
        </w:tc>
      </w:tr>
    </w:tbl>
    <w:p w14:paraId="7244A1D9" w14:textId="77777777" w:rsidR="00BC69BF" w:rsidRDefault="00BC69BF" w:rsidP="00BC69BF">
      <w:pPr>
        <w:pStyle w:val="PSDS-CorpodeTexto"/>
        <w:ind w:left="624"/>
        <w:jc w:val="both"/>
        <w:rPr>
          <w:highlight w:val="yellow"/>
        </w:rPr>
      </w:pPr>
      <w:r w:rsidRPr="007B32C2">
        <w:rPr>
          <w:highlight w:val="yellow"/>
        </w:rPr>
        <w:br w:type="textWrapping" w:clear="all"/>
      </w:r>
    </w:p>
    <w:p w14:paraId="4E01FA9E" w14:textId="77777777" w:rsidR="00BC69BF" w:rsidRPr="007B32C2" w:rsidRDefault="00BC69BF" w:rsidP="00BC69BF">
      <w:pPr>
        <w:pStyle w:val="PSDS-CorpodeTexto"/>
        <w:ind w:left="624"/>
        <w:jc w:val="both"/>
        <w:rPr>
          <w:highlight w:val="yellow"/>
        </w:rPr>
      </w:pPr>
    </w:p>
    <w:p w14:paraId="3CF851BF" w14:textId="77777777" w:rsidR="00BC69BF" w:rsidRDefault="00BC69BF" w:rsidP="00BC69BF">
      <w:pPr>
        <w:pStyle w:val="PSDS-MarcadoresNivel1"/>
        <w:jc w:val="both"/>
      </w:pPr>
      <w:bookmarkStart w:id="321" w:name="_Toc261616412"/>
      <w:r w:rsidRPr="00782B65">
        <w:t>Pré-condições</w:t>
      </w:r>
      <w:bookmarkEnd w:id="321"/>
      <w:r w:rsidRPr="00782B65">
        <w:t xml:space="preserve"> </w:t>
      </w:r>
    </w:p>
    <w:p w14:paraId="1D64D7C4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del w:id="322" w:author="Rodrigo" w:date="2019-10-19T12:55:00Z"/>
          <w:sz w:val="18"/>
          <w:szCs w:val="18"/>
        </w:rPr>
      </w:pPr>
      <w:del w:id="323" w:author="Rodrigo" w:date="2019-10-19T12:55:00Z">
        <w:r w:rsidRPr="001718E2">
          <w:rPr>
            <w:b w:val="0"/>
            <w:bCs/>
            <w:sz w:val="18"/>
            <w:szCs w:val="18"/>
            <w:highlight w:val="lightGray"/>
          </w:rPr>
          <w:delText>[A pré-condição de um caso de uso é o estado do sistema que deve estar presente antes de um caso de uso ser executado.]</w:delText>
        </w:r>
      </w:del>
    </w:p>
    <w:p w14:paraId="40B649B4" w14:textId="77777777" w:rsidR="00933D67" w:rsidRDefault="00933D67" w:rsidP="00BC69BF">
      <w:pPr>
        <w:pStyle w:val="PSDS-CorpodeTexto"/>
        <w:ind w:left="624"/>
        <w:jc w:val="both"/>
        <w:rPr>
          <w:ins w:id="324" w:author="Rodrigo" w:date="2019-10-19T12:55:00Z"/>
        </w:rPr>
      </w:pPr>
    </w:p>
    <w:p w14:paraId="2C364D84" w14:textId="77777777" w:rsidR="00BC69BF" w:rsidRDefault="00933D67" w:rsidP="00BC69BF">
      <w:pPr>
        <w:pStyle w:val="PSDS-CorpodeTexto"/>
        <w:ind w:left="624"/>
        <w:jc w:val="both"/>
        <w:rPr>
          <w:ins w:id="325" w:author="Rodrigo" w:date="2019-10-19T12:55:00Z"/>
        </w:rPr>
      </w:pPr>
      <w:ins w:id="326" w:author="Rodrigo" w:date="2019-10-19T12:55:00Z">
        <w:r>
          <w:t>Haver produtos em estoque</w:t>
        </w:r>
        <w:r w:rsidR="00FF1E05">
          <w:t>.</w:t>
        </w:r>
      </w:ins>
    </w:p>
    <w:p w14:paraId="3A48939A" w14:textId="77777777" w:rsidR="00933D67" w:rsidRPr="00782B65" w:rsidRDefault="00933D67" w:rsidP="00BC69BF">
      <w:pPr>
        <w:pStyle w:val="PSDS-CorpodeTexto"/>
        <w:ind w:left="624"/>
        <w:jc w:val="both"/>
      </w:pPr>
    </w:p>
    <w:p w14:paraId="0D533BD6" w14:textId="77777777" w:rsidR="00BC69BF" w:rsidRPr="00782B65" w:rsidRDefault="00BC69BF" w:rsidP="00BC69BF">
      <w:pPr>
        <w:pStyle w:val="PSDS-MarcadoresNivel2"/>
      </w:pPr>
      <w:bookmarkStart w:id="327" w:name="_Toc261616413"/>
      <w:r w:rsidRPr="00782B65">
        <w:t>Permissão de Usuário</w:t>
      </w:r>
      <w:bookmarkEnd w:id="327"/>
    </w:p>
    <w:p w14:paraId="4D2B3FC2" w14:textId="77777777" w:rsidR="00BC69BF" w:rsidRPr="007B32C2" w:rsidRDefault="00BC69BF" w:rsidP="00BC69BF">
      <w:pPr>
        <w:pStyle w:val="PSDS-CorpodeTexto"/>
        <w:spacing w:before="60"/>
        <w:ind w:left="1168"/>
        <w:jc w:val="both"/>
        <w:rPr>
          <w:noProof/>
          <w:highlight w:val="yellow"/>
        </w:rPr>
      </w:pPr>
      <w:r w:rsidRPr="00782B65">
        <w:rPr>
          <w:noProof/>
        </w:rPr>
        <w:t>O usuário deve estar autenticado no sistema e ter permissão para executar as operações</w:t>
      </w:r>
      <w:ins w:id="328" w:author="Rodrigo" w:date="2019-10-19T12:55:00Z">
        <w:r w:rsidR="00FF1E05">
          <w:rPr>
            <w:noProof/>
          </w:rPr>
          <w:t xml:space="preserve"> de compra, visualização de pedidos e devolução</w:t>
        </w:r>
      </w:ins>
      <w:r w:rsidRPr="00782B65">
        <w:rPr>
          <w:noProof/>
        </w:rPr>
        <w:t>.</w:t>
      </w:r>
    </w:p>
    <w:p w14:paraId="0F39C61A" w14:textId="77777777" w:rsidR="00BC69BF" w:rsidRDefault="00BC69BF" w:rsidP="00BC69BF">
      <w:pPr>
        <w:pStyle w:val="PSDS-CorpodeTexto"/>
        <w:ind w:left="624"/>
        <w:jc w:val="both"/>
      </w:pPr>
    </w:p>
    <w:p w14:paraId="36719801" w14:textId="77777777" w:rsidR="00BC69BF" w:rsidRDefault="00BC69BF" w:rsidP="00BC69BF">
      <w:pPr>
        <w:pStyle w:val="PSDS-MarcadoresNivel1"/>
        <w:jc w:val="both"/>
      </w:pPr>
      <w:bookmarkStart w:id="329" w:name="_Toc261616414"/>
      <w:r>
        <w:t>Fluxo Principal</w:t>
      </w:r>
      <w:bookmarkEnd w:id="329"/>
    </w:p>
    <w:p w14:paraId="3EE13FEC" w14:textId="77777777" w:rsidR="00BC69BF" w:rsidRDefault="00BC69BF" w:rsidP="00BC69BF">
      <w:pPr>
        <w:pStyle w:val="PSDS-MarcadoresNivel1"/>
        <w:numPr>
          <w:ilvl w:val="0"/>
          <w:numId w:val="0"/>
        </w:numPr>
        <w:tabs>
          <w:tab w:val="left" w:pos="708"/>
        </w:tabs>
        <w:jc w:val="both"/>
      </w:pPr>
    </w:p>
    <w:p w14:paraId="625E073D" w14:textId="431D5DA2" w:rsidR="00BC69BF" w:rsidRDefault="00BC69BF" w:rsidP="00BC69BF">
      <w:pPr>
        <w:pStyle w:val="PSDS-CorpodeTexto"/>
        <w:ind w:left="702"/>
        <w:jc w:val="both"/>
        <w:rPr>
          <w:bCs/>
        </w:rPr>
      </w:pPr>
      <w:r>
        <w:rPr>
          <w:b/>
          <w:bCs/>
        </w:rPr>
        <w:t xml:space="preserve">P1.  </w:t>
      </w:r>
      <w:r w:rsidR="00E50DB7">
        <w:rPr>
          <w:b/>
          <w:bCs/>
        </w:rPr>
        <w:t xml:space="preserve">Visualização e seleção de </w:t>
      </w:r>
      <w:r w:rsidR="00E808C0">
        <w:rPr>
          <w:b/>
          <w:bCs/>
        </w:rPr>
        <w:t>cartas</w:t>
      </w:r>
    </w:p>
    <w:p w14:paraId="4C48AC71" w14:textId="2593C822" w:rsidR="00BC69BF" w:rsidRPr="0025695E" w:rsidRDefault="00BC69BF" w:rsidP="00BC69BF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P1.1.</w:t>
      </w:r>
      <w:r>
        <w:rPr>
          <w:bCs/>
        </w:rPr>
        <w:t xml:space="preserve"> O sistema oferece uma interface </w:t>
      </w:r>
      <w:r w:rsidR="00FF1E05">
        <w:rPr>
          <w:bCs/>
        </w:rPr>
        <w:t>em forma de catálogo</w:t>
      </w:r>
      <w:r>
        <w:rPr>
          <w:bCs/>
        </w:rPr>
        <w:t xml:space="preserve"> ao usuário, </w:t>
      </w:r>
      <w:r w:rsidR="00FF1E05">
        <w:rPr>
          <w:bCs/>
        </w:rPr>
        <w:t xml:space="preserve">listando </w:t>
      </w:r>
      <w:r w:rsidR="00E808C0">
        <w:rPr>
          <w:bCs/>
        </w:rPr>
        <w:t>as cartas</w:t>
      </w:r>
      <w:r w:rsidR="00FF1E05">
        <w:rPr>
          <w:bCs/>
        </w:rPr>
        <w:t xml:space="preserve"> disponíveis para compra, exibindo </w:t>
      </w:r>
      <w:r w:rsidR="00262156">
        <w:rPr>
          <w:bCs/>
        </w:rPr>
        <w:t>imagem da carta</w:t>
      </w:r>
      <w:r w:rsidR="00FF1E05">
        <w:rPr>
          <w:bCs/>
        </w:rPr>
        <w:t>, nome</w:t>
      </w:r>
      <w:r w:rsidR="00E808C0">
        <w:rPr>
          <w:bCs/>
        </w:rPr>
        <w:t xml:space="preserve"> </w:t>
      </w:r>
      <w:r w:rsidR="00FF1E05">
        <w:rPr>
          <w:bCs/>
        </w:rPr>
        <w:t>e preço</w:t>
      </w:r>
      <w:r>
        <w:rPr>
          <w:bCs/>
        </w:rPr>
        <w:t>.</w:t>
      </w:r>
    </w:p>
    <w:p w14:paraId="1B0C3981" w14:textId="77777777" w:rsidR="00BC69BF" w:rsidRDefault="00BC69BF" w:rsidP="00BC69BF">
      <w:pPr>
        <w:pStyle w:val="PSDS-CorpodeTexto"/>
        <w:ind w:left="1092"/>
        <w:jc w:val="both"/>
        <w:rPr>
          <w:bCs/>
        </w:rPr>
      </w:pPr>
    </w:p>
    <w:p w14:paraId="3F06C428" w14:textId="0C640623" w:rsidR="00BC69BF" w:rsidRDefault="00BC69BF" w:rsidP="00BC69BF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P1.2. </w:t>
      </w:r>
      <w:r>
        <w:rPr>
          <w:bCs/>
        </w:rPr>
        <w:t>O usuário</w:t>
      </w:r>
      <w:r w:rsidR="00E50DB7">
        <w:rPr>
          <w:bCs/>
        </w:rPr>
        <w:t xml:space="preserve"> seleciona quais </w:t>
      </w:r>
      <w:r w:rsidR="00262156">
        <w:rPr>
          <w:bCs/>
        </w:rPr>
        <w:t>cartas</w:t>
      </w:r>
      <w:r w:rsidR="00E50DB7">
        <w:rPr>
          <w:bCs/>
        </w:rPr>
        <w:t xml:space="preserve"> deseja comprar, assim armazenando-os no repositório carrinho, onde o sistema exibe uma lista de itens, informando subtotal do pedido e a quantidade de cada item selecionado.</w:t>
      </w:r>
      <w:r>
        <w:rPr>
          <w:bCs/>
        </w:rPr>
        <w:t xml:space="preserve"> </w:t>
      </w:r>
    </w:p>
    <w:p w14:paraId="01A01883" w14:textId="77777777" w:rsidR="00BC69BF" w:rsidRDefault="00BC69BF" w:rsidP="00BC69BF">
      <w:pPr>
        <w:pStyle w:val="PSDS-CorpodeTexto"/>
        <w:ind w:left="1080"/>
        <w:jc w:val="both"/>
        <w:rPr>
          <w:bCs/>
        </w:rPr>
      </w:pPr>
      <w:r>
        <w:rPr>
          <w:bCs/>
        </w:rPr>
        <w:t xml:space="preserve"> </w:t>
      </w:r>
    </w:p>
    <w:p w14:paraId="75D9153B" w14:textId="77777777" w:rsidR="00315BB9" w:rsidRPr="00315BB9" w:rsidRDefault="00BC69BF" w:rsidP="00315BB9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P1.3. </w:t>
      </w:r>
      <w:r w:rsidR="00315BB9">
        <w:t>O sistema exibe as opções:</w:t>
      </w:r>
    </w:p>
    <w:p w14:paraId="241068C1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 xml:space="preserve">Continuar Comprando, </w:t>
      </w:r>
    </w:p>
    <w:p w14:paraId="248F7DEB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>Finalizar Compra</w:t>
      </w:r>
    </w:p>
    <w:p w14:paraId="2FDE76FD" w14:textId="77777777" w:rsid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‘a’, volta fluxo P1.1.</w:t>
      </w:r>
    </w:p>
    <w:p w14:paraId="0487A0DB" w14:textId="77777777" w:rsidR="00315BB9" w:rsidRP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‘b’, segue fluxo P2.</w:t>
      </w:r>
    </w:p>
    <w:p w14:paraId="623295F9" w14:textId="77777777" w:rsidR="00335515" w:rsidRDefault="00335515" w:rsidP="00335515">
      <w:pPr>
        <w:pStyle w:val="PSDS-CorpodeTexto"/>
        <w:ind w:left="1092"/>
        <w:jc w:val="both"/>
        <w:rPr>
          <w:b/>
          <w:bCs/>
        </w:rPr>
      </w:pPr>
    </w:p>
    <w:p w14:paraId="49B055F0" w14:textId="77777777" w:rsidR="00E0555C" w:rsidRPr="00E0555C" w:rsidRDefault="00E0555C" w:rsidP="00E0555C">
      <w:pPr>
        <w:pStyle w:val="PSDS-CorpodeTexto"/>
        <w:ind w:left="1162" w:firstLine="6"/>
        <w:jc w:val="both"/>
        <w:rPr>
          <w:b/>
        </w:rPr>
      </w:pPr>
      <w:r>
        <w:rPr>
          <w:b/>
        </w:rPr>
        <w:t xml:space="preserve">P1.4.  </w:t>
      </w:r>
      <w:r>
        <w:rPr>
          <w:rFonts w:cs="Arial"/>
        </w:rPr>
        <w:t>O sistema verifica se o carrinho não está vazio.</w:t>
      </w:r>
    </w:p>
    <w:p w14:paraId="0CDDA1EC" w14:textId="77777777" w:rsidR="00335515" w:rsidRPr="00E0555C" w:rsidRDefault="00E0555C" w:rsidP="00E0555C">
      <w:pPr>
        <w:pStyle w:val="PSDS-CorpodeTexto"/>
        <w:ind w:left="1092" w:firstLine="76"/>
        <w:jc w:val="both"/>
        <w:rPr>
          <w:b/>
          <w:bCs/>
        </w:rPr>
      </w:pPr>
      <w:r>
        <w:t>Caso o procedimento de verificação retorne que há produtos no carrinho, segue P2. (</w:t>
      </w:r>
      <w:r>
        <w:rPr>
          <w:b/>
          <w:bCs/>
        </w:rPr>
        <w:t>E01</w:t>
      </w:r>
      <w:r>
        <w:t>)</w:t>
      </w:r>
    </w:p>
    <w:p w14:paraId="2D998405" w14:textId="77777777" w:rsidR="00BC69BF" w:rsidRDefault="00BC69BF" w:rsidP="00335515">
      <w:pPr>
        <w:pStyle w:val="PSDS-CorpodeTexto"/>
        <w:jc w:val="both"/>
        <w:rPr>
          <w:bCs/>
        </w:rPr>
      </w:pPr>
    </w:p>
    <w:p w14:paraId="756A90E0" w14:textId="77777777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 xml:space="preserve">P2. </w:t>
      </w:r>
      <w:r w:rsidR="00E50DB7">
        <w:rPr>
          <w:b/>
          <w:bCs/>
        </w:rPr>
        <w:t>Efetuar compra</w:t>
      </w:r>
    </w:p>
    <w:p w14:paraId="1444D225" w14:textId="77777777" w:rsidR="00E50DB7" w:rsidRPr="00E50DB7" w:rsidRDefault="00E50DB7" w:rsidP="00E50DB7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P2.1.</w:t>
      </w:r>
      <w:r>
        <w:rPr>
          <w:bCs/>
        </w:rPr>
        <w:t xml:space="preserve"> </w:t>
      </w:r>
      <w:r w:rsidR="00335515">
        <w:rPr>
          <w:bCs/>
        </w:rPr>
        <w:t xml:space="preserve">Após o usuário selecionar a opção finalizar compra, o </w:t>
      </w:r>
      <w:r>
        <w:rPr>
          <w:bCs/>
        </w:rPr>
        <w:t xml:space="preserve">sistema </w:t>
      </w:r>
      <w:r w:rsidR="00335515">
        <w:rPr>
          <w:bCs/>
        </w:rPr>
        <w:t>exibe</w:t>
      </w:r>
      <w:r>
        <w:rPr>
          <w:bCs/>
        </w:rPr>
        <w:t xml:space="preserve"> um</w:t>
      </w:r>
      <w:r w:rsidR="00335515">
        <w:rPr>
          <w:bCs/>
        </w:rPr>
        <w:t xml:space="preserve">a lista com todos os endereços que </w:t>
      </w:r>
      <w:r w:rsidR="00315BB9">
        <w:rPr>
          <w:bCs/>
        </w:rPr>
        <w:t>o</w:t>
      </w:r>
      <w:r w:rsidR="00335515">
        <w:rPr>
          <w:bCs/>
        </w:rPr>
        <w:t xml:space="preserve"> usuário possui cadastrado no sistema</w:t>
      </w:r>
      <w:r>
        <w:rPr>
          <w:bCs/>
        </w:rPr>
        <w:t>.</w:t>
      </w:r>
    </w:p>
    <w:p w14:paraId="2F3E9728" w14:textId="77777777" w:rsidR="00E50DB7" w:rsidRDefault="00E50DB7" w:rsidP="00E50DB7">
      <w:pPr>
        <w:pStyle w:val="PSDS-CorpodeTexto"/>
        <w:ind w:left="1092"/>
        <w:jc w:val="both"/>
        <w:rPr>
          <w:bCs/>
        </w:rPr>
      </w:pPr>
    </w:p>
    <w:p w14:paraId="0F399879" w14:textId="1F05FFB1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P2.2. </w:t>
      </w:r>
      <w:r w:rsidR="00335515">
        <w:rPr>
          <w:bCs/>
        </w:rPr>
        <w:t>O usuário seleciona em qual dos endereços deseja receber a entrega, o sistema irá realizar o cálculo da taxa de entrega e da quantidade de dias para a entrega e exibir na tela.</w:t>
      </w:r>
    </w:p>
    <w:p w14:paraId="2F9B239D" w14:textId="77777777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Cs/>
        </w:rPr>
        <w:t xml:space="preserve"> </w:t>
      </w:r>
    </w:p>
    <w:p w14:paraId="6DB206B7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61B87BA9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7D6CF2DC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57ADD469" w14:textId="77777777" w:rsidR="00315BB9" w:rsidRDefault="00315BB9" w:rsidP="00E50DB7">
      <w:pPr>
        <w:pStyle w:val="PSDS-CorpodeTexto"/>
        <w:ind w:left="1080"/>
        <w:jc w:val="both"/>
        <w:rPr>
          <w:bCs/>
        </w:rPr>
      </w:pPr>
    </w:p>
    <w:p w14:paraId="42BAAEF7" w14:textId="77777777" w:rsidR="00315BB9" w:rsidRPr="00315BB9" w:rsidRDefault="00E50DB7" w:rsidP="00315BB9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P2.3. </w:t>
      </w:r>
      <w:r w:rsidR="00315BB9">
        <w:t>O sistema exibe as opções:</w:t>
      </w:r>
    </w:p>
    <w:p w14:paraId="0ED70603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 xml:space="preserve">Continuar, </w:t>
      </w:r>
    </w:p>
    <w:p w14:paraId="6A0E511E" w14:textId="77777777" w:rsidR="00315BB9" w:rsidRDefault="00315BB9" w:rsidP="00315BB9">
      <w:pPr>
        <w:pStyle w:val="PSDS-CorpodeTexto"/>
        <w:numPr>
          <w:ilvl w:val="0"/>
          <w:numId w:val="38"/>
        </w:numPr>
        <w:tabs>
          <w:tab w:val="clear" w:pos="1530"/>
          <w:tab w:val="num" w:pos="2028"/>
        </w:tabs>
        <w:spacing w:before="60"/>
        <w:ind w:left="1638" w:firstLine="0"/>
        <w:jc w:val="both"/>
      </w:pPr>
      <w:r>
        <w:t>Adicionar Endereço.</w:t>
      </w:r>
    </w:p>
    <w:p w14:paraId="424AD64C" w14:textId="77777777" w:rsid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‘a’, segue fluxo P2.4.</w:t>
      </w:r>
    </w:p>
    <w:p w14:paraId="4C0BF8C0" w14:textId="77777777" w:rsidR="00315BB9" w:rsidRPr="00315BB9" w:rsidRDefault="00315BB9" w:rsidP="00315BB9">
      <w:pPr>
        <w:pStyle w:val="PSDS-CorpodeTexto"/>
        <w:spacing w:before="60"/>
        <w:ind w:left="1170"/>
        <w:jc w:val="both"/>
      </w:pPr>
      <w:r>
        <w:t>Caso for escolhida a opção ‘b’, vai para o passo A1.</w:t>
      </w:r>
    </w:p>
    <w:p w14:paraId="0252C11C" w14:textId="77777777" w:rsidR="00315BB9" w:rsidRDefault="00315BB9" w:rsidP="00E50DB7">
      <w:pPr>
        <w:pStyle w:val="PSDS-CorpodeTexto"/>
        <w:spacing w:before="60"/>
        <w:ind w:left="1077" w:firstLine="11"/>
        <w:jc w:val="both"/>
        <w:rPr>
          <w:b/>
          <w:bCs/>
        </w:rPr>
      </w:pPr>
    </w:p>
    <w:p w14:paraId="3BC6FD1A" w14:textId="77777777" w:rsidR="00315BB9" w:rsidRPr="00E50DB7" w:rsidRDefault="00E50DB7" w:rsidP="00315BB9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P2.4.</w:t>
      </w:r>
      <w:r>
        <w:rPr>
          <w:bCs/>
        </w:rPr>
        <w:t xml:space="preserve"> </w:t>
      </w:r>
      <w:r w:rsidR="00315BB9">
        <w:rPr>
          <w:bCs/>
        </w:rPr>
        <w:t>O sistema exibe uma lista com todos os cartões o usuário possui cadastrado no sistema</w:t>
      </w:r>
      <w:r w:rsidR="00897197">
        <w:rPr>
          <w:bCs/>
        </w:rPr>
        <w:t xml:space="preserve">, uma lista com as formas de pagamento disponíveis, onde estão inclusas as opções </w:t>
      </w:r>
      <w:r w:rsidR="00897197" w:rsidRPr="00897197">
        <w:rPr>
          <w:bCs/>
        </w:rPr>
        <w:t>“1 cart</w:t>
      </w:r>
      <w:r w:rsidR="00897197">
        <w:rPr>
          <w:bCs/>
        </w:rPr>
        <w:t>ão</w:t>
      </w:r>
      <w:r w:rsidR="00897197" w:rsidRPr="00897197">
        <w:rPr>
          <w:bCs/>
        </w:rPr>
        <w:t>”</w:t>
      </w:r>
      <w:r w:rsidR="00897197">
        <w:rPr>
          <w:bCs/>
        </w:rPr>
        <w:t xml:space="preserve">, </w:t>
      </w:r>
      <w:r w:rsidR="00897197" w:rsidRPr="00897197">
        <w:rPr>
          <w:bCs/>
        </w:rPr>
        <w:t xml:space="preserve">“2 </w:t>
      </w:r>
      <w:r w:rsidR="00897197">
        <w:rPr>
          <w:bCs/>
        </w:rPr>
        <w:t>cartões</w:t>
      </w:r>
      <w:r w:rsidR="00897197" w:rsidRPr="00897197">
        <w:rPr>
          <w:bCs/>
        </w:rPr>
        <w:t>”</w:t>
      </w:r>
      <w:r w:rsidR="00897197">
        <w:rPr>
          <w:bCs/>
        </w:rPr>
        <w:t xml:space="preserve"> e </w:t>
      </w:r>
      <w:r w:rsidR="00897197" w:rsidRPr="00897197">
        <w:rPr>
          <w:bCs/>
        </w:rPr>
        <w:t>“</w:t>
      </w:r>
      <w:r w:rsidR="00897197">
        <w:rPr>
          <w:bCs/>
        </w:rPr>
        <w:t>Cupom</w:t>
      </w:r>
      <w:r w:rsidR="00897197" w:rsidRPr="00897197">
        <w:rPr>
          <w:bCs/>
        </w:rPr>
        <w:t>”</w:t>
      </w:r>
      <w:r w:rsidR="00897197">
        <w:rPr>
          <w:bCs/>
        </w:rPr>
        <w:t xml:space="preserve">, um campo para aplicação de cupom de desconto e um resumo do pedido, com o subtotal dos itens somado à taxa de envio. </w:t>
      </w:r>
    </w:p>
    <w:p w14:paraId="5BE8B58C" w14:textId="77777777" w:rsidR="00E50DB7" w:rsidRDefault="00E50DB7" w:rsidP="00897197">
      <w:pPr>
        <w:pStyle w:val="PSDS-CorpodeTexto"/>
        <w:jc w:val="both"/>
        <w:rPr>
          <w:bCs/>
        </w:rPr>
      </w:pPr>
    </w:p>
    <w:p w14:paraId="0989AA4F" w14:textId="77777777" w:rsidR="00E50DB7" w:rsidRDefault="00E50DB7" w:rsidP="00E50DB7">
      <w:pPr>
        <w:pStyle w:val="PSDS-CorpodeTexto"/>
        <w:ind w:left="1080"/>
        <w:jc w:val="both"/>
        <w:rPr>
          <w:bCs/>
        </w:rPr>
      </w:pPr>
      <w:r>
        <w:rPr>
          <w:b/>
          <w:bCs/>
        </w:rPr>
        <w:t xml:space="preserve">P2.5. </w:t>
      </w:r>
      <w:r>
        <w:rPr>
          <w:bCs/>
        </w:rPr>
        <w:t>O usuário seleciona qua</w:t>
      </w:r>
      <w:r w:rsidR="00897197">
        <w:rPr>
          <w:bCs/>
        </w:rPr>
        <w:t xml:space="preserve">l forma de pagamento deseja utilizar. </w:t>
      </w:r>
    </w:p>
    <w:p w14:paraId="01574224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jc w:val="both"/>
      </w:pPr>
      <w:r>
        <w:rPr>
          <w:b/>
          <w:bCs/>
        </w:rPr>
        <w:tab/>
      </w:r>
      <w:r>
        <w:t xml:space="preserve">1 Cartão, </w:t>
      </w:r>
    </w:p>
    <w:p w14:paraId="0B90FD5A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ind w:left="1638" w:firstLine="0"/>
        <w:jc w:val="both"/>
      </w:pPr>
      <w:r>
        <w:t xml:space="preserve">  2 Cartões,</w:t>
      </w:r>
    </w:p>
    <w:p w14:paraId="545427DB" w14:textId="77777777" w:rsidR="00897197" w:rsidRDefault="00897197" w:rsidP="00897197">
      <w:pPr>
        <w:pStyle w:val="PSDS-CorpodeTexto"/>
        <w:numPr>
          <w:ilvl w:val="0"/>
          <w:numId w:val="42"/>
        </w:numPr>
        <w:spacing w:before="60"/>
        <w:ind w:left="1638" w:firstLine="0"/>
        <w:jc w:val="both"/>
      </w:pPr>
      <w:r>
        <w:t xml:space="preserve">  Cupom.</w:t>
      </w:r>
    </w:p>
    <w:p w14:paraId="3B89F0CF" w14:textId="77777777" w:rsidR="00897197" w:rsidRDefault="00897197" w:rsidP="00897197">
      <w:pPr>
        <w:pStyle w:val="PSDS-CorpodeTexto"/>
        <w:spacing w:before="60"/>
        <w:ind w:left="372" w:firstLine="708"/>
        <w:jc w:val="both"/>
      </w:pPr>
      <w:r>
        <w:t>Caso for escolhida a opção ‘a’, segue fluxo P2.6.</w:t>
      </w:r>
    </w:p>
    <w:p w14:paraId="35E81B1A" w14:textId="77777777" w:rsidR="00897197" w:rsidRDefault="00897197" w:rsidP="00897197">
      <w:pPr>
        <w:pStyle w:val="PSDS-CorpodeTexto"/>
        <w:ind w:left="1080"/>
        <w:jc w:val="both"/>
      </w:pPr>
      <w:r>
        <w:t>Caso for escolhida a opção ‘b’, vai para o passo A2</w:t>
      </w:r>
      <w:r w:rsidR="00730BE6">
        <w:t>.</w:t>
      </w:r>
    </w:p>
    <w:p w14:paraId="24648F7C" w14:textId="77777777" w:rsidR="00897197" w:rsidRDefault="00897197" w:rsidP="00897197">
      <w:pPr>
        <w:pStyle w:val="PSDS-CorpodeTexto"/>
        <w:ind w:left="1080"/>
        <w:jc w:val="both"/>
        <w:rPr>
          <w:bCs/>
        </w:rPr>
      </w:pPr>
      <w:r>
        <w:t>Caso for escolhida a opção ‘</w:t>
      </w:r>
      <w:r w:rsidR="00730BE6">
        <w:t>c</w:t>
      </w:r>
      <w:r>
        <w:t>’, vai para o passo A3</w:t>
      </w:r>
      <w:r w:rsidR="00730BE6">
        <w:t>.</w:t>
      </w:r>
    </w:p>
    <w:p w14:paraId="40E1561F" w14:textId="77777777" w:rsidR="00E50DB7" w:rsidRDefault="00E50DB7" w:rsidP="00897197">
      <w:pPr>
        <w:pStyle w:val="PSDS-CorpodeTexto"/>
        <w:jc w:val="both"/>
        <w:rPr>
          <w:bCs/>
        </w:rPr>
      </w:pPr>
    </w:p>
    <w:p w14:paraId="1FB1C771" w14:textId="77777777" w:rsidR="00730BE6" w:rsidRPr="00315BB9" w:rsidRDefault="00E50DB7" w:rsidP="00730BE6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P2.6. </w:t>
      </w:r>
      <w:r w:rsidR="00730BE6" w:rsidRPr="00730BE6">
        <w:t>Após a seleção do método de pagamento, o sistema exibe as opções:</w:t>
      </w:r>
    </w:p>
    <w:p w14:paraId="023D0E46" w14:textId="77777777" w:rsidR="00730BE6" w:rsidRDefault="00730BE6" w:rsidP="00730BE6">
      <w:pPr>
        <w:pStyle w:val="PSDS-CorpodeTexto"/>
        <w:numPr>
          <w:ilvl w:val="0"/>
          <w:numId w:val="43"/>
        </w:numPr>
        <w:spacing w:before="60"/>
        <w:jc w:val="both"/>
      </w:pPr>
      <w:r>
        <w:t xml:space="preserve">Continuar, </w:t>
      </w:r>
    </w:p>
    <w:p w14:paraId="7B594D32" w14:textId="77777777" w:rsidR="00730BE6" w:rsidRDefault="00730BE6" w:rsidP="00730BE6">
      <w:pPr>
        <w:pStyle w:val="PSDS-CorpodeTexto"/>
        <w:numPr>
          <w:ilvl w:val="0"/>
          <w:numId w:val="43"/>
        </w:numPr>
        <w:spacing w:before="60"/>
        <w:ind w:left="1638" w:firstLine="0"/>
        <w:jc w:val="both"/>
      </w:pPr>
      <w:r>
        <w:t>Adicionar Cartão.</w:t>
      </w:r>
    </w:p>
    <w:p w14:paraId="2BF37918" w14:textId="77777777" w:rsidR="00730BE6" w:rsidRDefault="00730BE6" w:rsidP="00730BE6">
      <w:pPr>
        <w:pStyle w:val="PSDS-CorpodeTexto"/>
        <w:spacing w:before="60"/>
        <w:ind w:left="384" w:firstLine="708"/>
        <w:jc w:val="both"/>
      </w:pPr>
      <w:r>
        <w:t>Caso for escolhida a opção ‘a’, segue fluxo P2.7.</w:t>
      </w:r>
    </w:p>
    <w:p w14:paraId="367956ED" w14:textId="77777777" w:rsidR="00E50DB7" w:rsidRDefault="00730BE6" w:rsidP="00730BE6">
      <w:pPr>
        <w:pStyle w:val="PSDS-CorpodeTexto"/>
        <w:ind w:left="1092"/>
        <w:jc w:val="both"/>
        <w:rPr>
          <w:bCs/>
        </w:rPr>
      </w:pPr>
      <w:r>
        <w:t>Caso for escolhida a opção ‘b’, vai para o passo A4.</w:t>
      </w:r>
    </w:p>
    <w:p w14:paraId="68088754" w14:textId="77777777" w:rsidR="00E50DB7" w:rsidRDefault="00E50DB7" w:rsidP="00E50DB7">
      <w:pPr>
        <w:pStyle w:val="PSDS-CorpodeTexto"/>
        <w:ind w:left="1092"/>
        <w:jc w:val="both"/>
        <w:rPr>
          <w:bCs/>
        </w:rPr>
      </w:pPr>
    </w:p>
    <w:p w14:paraId="2A3C9B6D" w14:textId="77777777" w:rsidR="00730BE6" w:rsidRDefault="00730BE6" w:rsidP="00E50DB7">
      <w:pPr>
        <w:pStyle w:val="PSDS-CorpodeTexto"/>
        <w:ind w:left="1092"/>
        <w:jc w:val="both"/>
        <w:rPr>
          <w:b/>
          <w:bCs/>
        </w:rPr>
      </w:pPr>
    </w:p>
    <w:p w14:paraId="72236C60" w14:textId="77777777" w:rsidR="00E50DB7" w:rsidRDefault="00730BE6" w:rsidP="00E50DB7">
      <w:pPr>
        <w:pStyle w:val="PSDS-CorpodeTexto"/>
        <w:ind w:left="1092"/>
        <w:jc w:val="both"/>
      </w:pPr>
      <w:r>
        <w:rPr>
          <w:b/>
          <w:bCs/>
        </w:rPr>
        <w:t xml:space="preserve">P2.7. </w:t>
      </w:r>
      <w:r>
        <w:t xml:space="preserve">O sistema exibe uma tela de revisão do pedido, mostrando qual o endereço onde será entregue, a forma de pagamento selecionada, os itens e o subtotal do pedido incluindo a taxa de entrega. </w:t>
      </w:r>
    </w:p>
    <w:p w14:paraId="54019F87" w14:textId="77777777" w:rsidR="00730BE6" w:rsidRDefault="00730BE6" w:rsidP="00E50DB7">
      <w:pPr>
        <w:pStyle w:val="PSDS-CorpodeTexto"/>
        <w:ind w:left="1092"/>
        <w:jc w:val="both"/>
      </w:pPr>
    </w:p>
    <w:p w14:paraId="5D51D33C" w14:textId="69BDB9B5" w:rsidR="00730BE6" w:rsidRDefault="00730BE6" w:rsidP="00730BE6">
      <w:pPr>
        <w:pStyle w:val="PSDS-CorpodeTexto"/>
        <w:ind w:left="1092"/>
        <w:jc w:val="both"/>
      </w:pPr>
      <w:r>
        <w:rPr>
          <w:b/>
          <w:bCs/>
        </w:rPr>
        <w:t xml:space="preserve">P2.8. </w:t>
      </w:r>
      <w:r>
        <w:t xml:space="preserve">Após revisar seu pedido, o usuário seleciona a opção </w:t>
      </w:r>
      <w:r w:rsidRPr="00730BE6">
        <w:t>“</w:t>
      </w:r>
      <w:r>
        <w:t>Finalizar Compra</w:t>
      </w:r>
      <w:r w:rsidRPr="00730BE6">
        <w:t>”</w:t>
      </w:r>
      <w:r>
        <w:t xml:space="preserve"> para concluir a compra. </w:t>
      </w:r>
    </w:p>
    <w:p w14:paraId="2E8A5136" w14:textId="0B5A5325" w:rsidR="00F45AC4" w:rsidRDefault="00F45AC4" w:rsidP="00730BE6">
      <w:pPr>
        <w:pStyle w:val="PSDS-CorpodeTexto"/>
        <w:ind w:left="1092"/>
        <w:jc w:val="both"/>
      </w:pPr>
    </w:p>
    <w:p w14:paraId="6C243860" w14:textId="7D0C51A3" w:rsidR="00F45AC4" w:rsidRDefault="00F45AC4" w:rsidP="00F45AC4">
      <w:pPr>
        <w:pStyle w:val="PSDS-CorpodeTexto"/>
        <w:ind w:left="1092"/>
        <w:jc w:val="both"/>
      </w:pPr>
      <w:r>
        <w:rPr>
          <w:b/>
          <w:bCs/>
        </w:rPr>
        <w:t>P2.9.</w:t>
      </w:r>
      <w:r>
        <w:t xml:space="preserve"> Após a finalização da compra, o pedido receberá o status “aguardando aprovação do pagamento” caso a compra seja realizada utilizando cartões de crédito. A operadora de cartão irá validar os cartões utilizados. Em caso de validação positiva o pedido será liberado para entrega. Em caso de validação negativa o pedido será cancelado. </w:t>
      </w:r>
    </w:p>
    <w:p w14:paraId="4493B0F6" w14:textId="77777777" w:rsidR="00F45AC4" w:rsidRDefault="00F45AC4" w:rsidP="00F45AC4">
      <w:pPr>
        <w:pStyle w:val="PSDS-CorpodeTexto"/>
        <w:ind w:left="1092"/>
        <w:jc w:val="both"/>
      </w:pPr>
    </w:p>
    <w:p w14:paraId="6422F843" w14:textId="73BB0EE8" w:rsidR="00F45AC4" w:rsidRDefault="00F45AC4" w:rsidP="00F45AC4">
      <w:pPr>
        <w:pStyle w:val="PSDS-CorpodeTexto"/>
        <w:ind w:left="384" w:firstLine="708"/>
        <w:jc w:val="both"/>
      </w:pPr>
      <w:r>
        <w:rPr>
          <w:b/>
          <w:bCs/>
        </w:rPr>
        <w:t xml:space="preserve">P2.10. </w:t>
      </w:r>
      <w:r>
        <w:t xml:space="preserve">O administrador do sistema aprova a entrega do pedido. </w:t>
      </w:r>
    </w:p>
    <w:p w14:paraId="272192CB" w14:textId="27933360" w:rsidR="00730BE6" w:rsidRDefault="00730BE6" w:rsidP="00F45AC4">
      <w:pPr>
        <w:pStyle w:val="PSDS-CorpodeTexto"/>
        <w:jc w:val="both"/>
      </w:pPr>
    </w:p>
    <w:p w14:paraId="4E094219" w14:textId="46D3C755" w:rsidR="00730BE6" w:rsidRPr="00315BB9" w:rsidRDefault="00730BE6" w:rsidP="00730BE6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>P2.</w:t>
      </w:r>
      <w:r w:rsidR="00F45AC4">
        <w:rPr>
          <w:b/>
          <w:bCs/>
        </w:rPr>
        <w:t>11</w:t>
      </w:r>
      <w:r>
        <w:rPr>
          <w:b/>
          <w:bCs/>
        </w:rPr>
        <w:t xml:space="preserve">. </w:t>
      </w:r>
      <w:r>
        <w:t>O sistema exibe as opções:</w:t>
      </w:r>
    </w:p>
    <w:p w14:paraId="54399671" w14:textId="77777777" w:rsidR="00730BE6" w:rsidRDefault="00730BE6" w:rsidP="00730BE6">
      <w:pPr>
        <w:pStyle w:val="PSDS-CorpodeTexto"/>
        <w:numPr>
          <w:ilvl w:val="0"/>
          <w:numId w:val="44"/>
        </w:numPr>
        <w:spacing w:before="60"/>
        <w:jc w:val="both"/>
      </w:pPr>
      <w:r>
        <w:t xml:space="preserve">Continuar comprando, </w:t>
      </w:r>
    </w:p>
    <w:p w14:paraId="404D5354" w14:textId="77777777" w:rsidR="00730BE6" w:rsidRDefault="00730BE6" w:rsidP="00730BE6">
      <w:pPr>
        <w:pStyle w:val="PSDS-CorpodeTexto"/>
        <w:numPr>
          <w:ilvl w:val="0"/>
          <w:numId w:val="44"/>
        </w:numPr>
        <w:spacing w:before="60"/>
        <w:ind w:left="1638" w:firstLine="0"/>
        <w:jc w:val="both"/>
      </w:pPr>
      <w:r>
        <w:t>Ir para pedidos.</w:t>
      </w:r>
    </w:p>
    <w:p w14:paraId="71829507" w14:textId="77777777" w:rsidR="00730BE6" w:rsidRDefault="00730BE6" w:rsidP="00730BE6">
      <w:pPr>
        <w:pStyle w:val="PSDS-CorpodeTexto"/>
        <w:spacing w:before="60"/>
        <w:ind w:left="1170"/>
        <w:jc w:val="both"/>
      </w:pPr>
      <w:r>
        <w:t>Caso for escolhida a opção ‘a’, segue fluxo P</w:t>
      </w:r>
      <w:r w:rsidR="009F5546">
        <w:t>1</w:t>
      </w:r>
      <w:r>
        <w:t>.</w:t>
      </w:r>
    </w:p>
    <w:p w14:paraId="399C33BE" w14:textId="77777777" w:rsidR="00730BE6" w:rsidRPr="00315BB9" w:rsidRDefault="00730BE6" w:rsidP="00730BE6">
      <w:pPr>
        <w:pStyle w:val="PSDS-CorpodeTexto"/>
        <w:spacing w:before="60"/>
        <w:ind w:left="1170"/>
        <w:jc w:val="both"/>
      </w:pPr>
      <w:r>
        <w:t xml:space="preserve">Caso for escolhida a opção ‘b’, </w:t>
      </w:r>
      <w:r w:rsidR="009F5546">
        <w:t>segue fluxo P3</w:t>
      </w:r>
      <w:r>
        <w:t>.</w:t>
      </w:r>
    </w:p>
    <w:p w14:paraId="3879BFCA" w14:textId="77777777" w:rsidR="00BC69BF" w:rsidRDefault="00BC69BF" w:rsidP="001A0BBE">
      <w:pPr>
        <w:pStyle w:val="PSDS-CorpodeTexto"/>
        <w:jc w:val="both"/>
        <w:rPr>
          <w:bCs/>
        </w:rPr>
      </w:pPr>
    </w:p>
    <w:p w14:paraId="31BF71F7" w14:textId="77777777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>P3.</w:t>
      </w:r>
      <w:r>
        <w:rPr>
          <w:b/>
          <w:bCs/>
          <w:color w:val="FF0000"/>
        </w:rPr>
        <w:t xml:space="preserve"> </w:t>
      </w:r>
      <w:r w:rsidR="009F5546">
        <w:rPr>
          <w:b/>
          <w:bCs/>
          <w:noProof/>
        </w:rPr>
        <w:t>V</w:t>
      </w:r>
      <w:ins w:id="330" w:author="Rodrigo" w:date="2019-10-19T12:55:00Z">
        <w:r w:rsidR="009F5546" w:rsidRPr="009F5546">
          <w:rPr>
            <w:b/>
            <w:bCs/>
            <w:noProof/>
          </w:rPr>
          <w:t>isualização de pedidos</w:t>
        </w:r>
      </w:ins>
    </w:p>
    <w:p w14:paraId="1883D272" w14:textId="19D658FE" w:rsidR="00BC69BF" w:rsidRDefault="009F5546" w:rsidP="00BC69BF">
      <w:pPr>
        <w:pStyle w:val="PSDS-CorpodeTexto"/>
        <w:spacing w:before="60"/>
        <w:ind w:left="1094"/>
        <w:jc w:val="both"/>
        <w:rPr>
          <w:bCs/>
        </w:rPr>
      </w:pPr>
      <w:r>
        <w:rPr>
          <w:bCs/>
        </w:rPr>
        <w:t>O sistema exibe na tela uma lista com todos os pedidos já efetuados pelo usuário</w:t>
      </w:r>
      <w:r w:rsidR="001A0BBE">
        <w:rPr>
          <w:bCs/>
        </w:rPr>
        <w:t>, com número do pedido, valor total e status</w:t>
      </w:r>
      <w:r w:rsidR="00BC69BF">
        <w:rPr>
          <w:bCs/>
        </w:rPr>
        <w:t xml:space="preserve">. </w:t>
      </w:r>
    </w:p>
    <w:p w14:paraId="4F20C30E" w14:textId="77777777" w:rsidR="00817D5F" w:rsidRDefault="00817D5F" w:rsidP="00BC69BF">
      <w:pPr>
        <w:pStyle w:val="PSDS-CorpodeTexto"/>
        <w:spacing w:before="60"/>
        <w:ind w:left="1094"/>
        <w:jc w:val="both"/>
        <w:rPr>
          <w:bCs/>
        </w:rPr>
      </w:pPr>
    </w:p>
    <w:p w14:paraId="142D1E5B" w14:textId="77777777" w:rsidR="001A0BBE" w:rsidRDefault="001A0BBE" w:rsidP="001A0BBE">
      <w:pPr>
        <w:pStyle w:val="PSDS-CorpodeTexto"/>
        <w:jc w:val="both"/>
        <w:rPr>
          <w:b/>
          <w:bCs/>
          <w:color w:val="FF0000"/>
        </w:rPr>
      </w:pPr>
    </w:p>
    <w:p w14:paraId="21F252B7" w14:textId="70D5B559" w:rsidR="001A0BBE" w:rsidRPr="001A0BBE" w:rsidRDefault="00BC69BF" w:rsidP="001A0BBE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lastRenderedPageBreak/>
        <w:t xml:space="preserve">P4. </w:t>
      </w:r>
      <w:r w:rsidR="001A0BBE">
        <w:rPr>
          <w:b/>
          <w:bCs/>
        </w:rPr>
        <w:t>Devolução de</w:t>
      </w:r>
      <w:r w:rsidR="00B80BE5">
        <w:rPr>
          <w:b/>
          <w:bCs/>
        </w:rPr>
        <w:t xml:space="preserve"> </w:t>
      </w:r>
      <w:r w:rsidR="00F00FFF">
        <w:rPr>
          <w:b/>
          <w:bCs/>
        </w:rPr>
        <w:t>Cartas</w:t>
      </w:r>
    </w:p>
    <w:p w14:paraId="685BFF29" w14:textId="77777777" w:rsidR="00BC69BF" w:rsidRDefault="001A0BBE" w:rsidP="00BC69BF">
      <w:pPr>
        <w:pStyle w:val="PSDS-CorpodeTexto"/>
        <w:ind w:left="1080" w:firstLine="11"/>
        <w:jc w:val="both"/>
        <w:rPr>
          <w:rFonts w:cs="Arial"/>
        </w:rPr>
      </w:pPr>
      <w:r>
        <w:rPr>
          <w:rFonts w:cs="Arial"/>
        </w:rPr>
        <w:t xml:space="preserve">Para os pedidos com status </w:t>
      </w:r>
      <w:r w:rsidRPr="001A0BBE">
        <w:rPr>
          <w:rFonts w:cs="Arial"/>
        </w:rPr>
        <w:t>“</w:t>
      </w:r>
      <w:r>
        <w:rPr>
          <w:rFonts w:cs="Arial"/>
        </w:rPr>
        <w:t>ENTREGUE</w:t>
      </w:r>
      <w:r w:rsidRPr="001A0BBE">
        <w:rPr>
          <w:rFonts w:cs="Arial"/>
        </w:rPr>
        <w:t>”</w:t>
      </w:r>
      <w:r>
        <w:rPr>
          <w:rFonts w:cs="Arial"/>
        </w:rPr>
        <w:t xml:space="preserve">, será habilitada uma opção chamada </w:t>
      </w:r>
      <w:r w:rsidRPr="001A0BBE">
        <w:rPr>
          <w:rFonts w:cs="Arial"/>
        </w:rPr>
        <w:t>“</w:t>
      </w:r>
      <w:r>
        <w:rPr>
          <w:rFonts w:cs="Arial"/>
        </w:rPr>
        <w:t>Devolver Produtos</w:t>
      </w:r>
      <w:r w:rsidRPr="001A0BBE">
        <w:rPr>
          <w:rFonts w:cs="Arial"/>
        </w:rPr>
        <w:t>”</w:t>
      </w:r>
      <w:r>
        <w:rPr>
          <w:rFonts w:cs="Arial"/>
        </w:rPr>
        <w:t xml:space="preserve">, onde o usuário deverá informar qual o motivo da devolução e confirmar. </w:t>
      </w:r>
    </w:p>
    <w:p w14:paraId="2C58A914" w14:textId="77777777" w:rsidR="001A0BBE" w:rsidRPr="001A0BBE" w:rsidRDefault="001A0BBE" w:rsidP="00BC69BF">
      <w:pPr>
        <w:pStyle w:val="PSDS-CorpodeTexto"/>
        <w:ind w:left="1080" w:firstLine="11"/>
        <w:jc w:val="both"/>
        <w:rPr>
          <w:rFonts w:cs="Arial"/>
        </w:rPr>
      </w:pPr>
      <w:r>
        <w:rPr>
          <w:rFonts w:cs="Arial"/>
        </w:rPr>
        <w:t xml:space="preserve">A solicitação de devolução deverá ser aprovada por um usuário com perfil de administrador, que irá gerar um cupom de troca no valor do pedido devolvido. </w:t>
      </w:r>
    </w:p>
    <w:p w14:paraId="605B2E4B" w14:textId="77777777" w:rsidR="00BC69BF" w:rsidRDefault="00BC69BF" w:rsidP="00BC69BF">
      <w:pPr>
        <w:pStyle w:val="PSDS-CorpodeTexto"/>
        <w:ind w:left="1080" w:firstLine="11"/>
        <w:jc w:val="both"/>
      </w:pPr>
    </w:p>
    <w:p w14:paraId="250BDEC5" w14:textId="77777777" w:rsidR="00BC69BF" w:rsidRDefault="00BC69BF" w:rsidP="00BC69BF">
      <w:pPr>
        <w:pStyle w:val="PSDS-CorpodeTexto"/>
        <w:ind w:left="1170"/>
        <w:jc w:val="both"/>
        <w:rPr>
          <w:b/>
          <w:bCs/>
        </w:rPr>
      </w:pPr>
    </w:p>
    <w:p w14:paraId="536DF824" w14:textId="77777777" w:rsidR="00BC69BF" w:rsidRDefault="00BC69BF" w:rsidP="00BC69BF">
      <w:pPr>
        <w:pStyle w:val="PSDS-MarcadoresNivel1"/>
        <w:jc w:val="both"/>
      </w:pPr>
      <w:bookmarkStart w:id="331" w:name="_Toc261616415"/>
      <w:r>
        <w:t>Fluxos Alternativos</w:t>
      </w:r>
      <w:bookmarkEnd w:id="331"/>
    </w:p>
    <w:p w14:paraId="3CD56F58" w14:textId="77777777" w:rsidR="00BC69BF" w:rsidRDefault="00BC69BF" w:rsidP="00BC69BF">
      <w:pPr>
        <w:pStyle w:val="PSDS-MarcadoresNivel1"/>
        <w:numPr>
          <w:ilvl w:val="0"/>
          <w:numId w:val="0"/>
        </w:numPr>
        <w:tabs>
          <w:tab w:val="left" w:pos="708"/>
        </w:tabs>
      </w:pPr>
    </w:p>
    <w:p w14:paraId="631D5CE2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A1.  </w:t>
      </w:r>
      <w:r w:rsidR="0086343B">
        <w:rPr>
          <w:b/>
          <w:bCs/>
        </w:rPr>
        <w:t>Adicionar</w:t>
      </w:r>
      <w:r w:rsidR="001A0BBE">
        <w:rPr>
          <w:b/>
          <w:bCs/>
        </w:rPr>
        <w:t xml:space="preserve"> Endereço</w:t>
      </w:r>
    </w:p>
    <w:p w14:paraId="788122BD" w14:textId="77777777" w:rsidR="00BC69BF" w:rsidRDefault="00BC69BF" w:rsidP="00BC69BF">
      <w:pPr>
        <w:pStyle w:val="PSDS-CorpodeTexto"/>
        <w:spacing w:before="120"/>
        <w:ind w:left="1092" w:hanging="7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5D7B8B">
        <w:rPr>
          <w:b/>
          <w:bCs/>
        </w:rPr>
        <w:t xml:space="preserve">P2.3. </w:t>
      </w:r>
      <w:r>
        <w:rPr>
          <w:rFonts w:cs="Arial"/>
        </w:rPr>
        <w:t>quando escolhida a opção ‘b’.</w:t>
      </w:r>
    </w:p>
    <w:p w14:paraId="0D1EA84C" w14:textId="77777777" w:rsidR="00BC69BF" w:rsidRDefault="00BC69BF" w:rsidP="00BC69BF">
      <w:pPr>
        <w:pStyle w:val="PSDS-CorpodeTexto"/>
        <w:spacing w:before="120"/>
        <w:ind w:left="1092"/>
        <w:jc w:val="both"/>
      </w:pPr>
      <w:r>
        <w:rPr>
          <w:b/>
          <w:bCs/>
        </w:rPr>
        <w:t>A1.1.</w:t>
      </w:r>
      <w:r>
        <w:rPr>
          <w:bCs/>
        </w:rPr>
        <w:t xml:space="preserve"> </w:t>
      </w:r>
      <w:r>
        <w:t>O sis</w:t>
      </w:r>
      <w:r w:rsidR="005D7B8B">
        <w:t>tema exibe um formulário onde o usuário poderá adicionar um novo endereço no ato da compra</w:t>
      </w:r>
      <w:r w:rsidR="00F65825">
        <w:t>.</w:t>
      </w:r>
    </w:p>
    <w:p w14:paraId="6C2B13FE" w14:textId="77777777" w:rsidR="00BC69BF" w:rsidRDefault="00BC69BF" w:rsidP="005D7B8B">
      <w:pPr>
        <w:pStyle w:val="PSDS-CorpodeTexto"/>
        <w:spacing w:before="120"/>
        <w:ind w:left="1085"/>
        <w:jc w:val="both"/>
        <w:rPr>
          <w:bCs/>
        </w:rPr>
      </w:pPr>
      <w:r>
        <w:rPr>
          <w:b/>
          <w:bCs/>
        </w:rPr>
        <w:t>A1.2.</w:t>
      </w:r>
      <w:r w:rsidR="00F65825">
        <w:rPr>
          <w:b/>
          <w:bCs/>
        </w:rPr>
        <w:t xml:space="preserve"> </w:t>
      </w:r>
      <w:r w:rsidR="005D7B8B">
        <w:rPr>
          <w:bCs/>
        </w:rPr>
        <w:t>O usuário deverá preencher os seguintes campos a fim de adicionar um novo endereço</w:t>
      </w:r>
      <w:r w:rsidR="005D7B8B" w:rsidRPr="005D7B8B">
        <w:rPr>
          <w:bCs/>
        </w:rPr>
        <w:t>:</w:t>
      </w:r>
      <w:r w:rsidR="005D7B8B">
        <w:rPr>
          <w:bCs/>
        </w:rPr>
        <w:t xml:space="preserve"> Nome do endereço, CEP, Número, Logradouro, Bairro, Complemento, Tipo de Logradouro, Tipo de Residência, Cidade, Estado, País, Endereço de Cobrança(selecionar) e Endereço de Entrega(selecionar)</w:t>
      </w:r>
      <w:r>
        <w:rPr>
          <w:bCs/>
        </w:rPr>
        <w:t>.</w:t>
      </w:r>
    </w:p>
    <w:p w14:paraId="4BAAF3CE" w14:textId="77777777" w:rsidR="00901122" w:rsidRPr="00901122" w:rsidRDefault="005D7B8B" w:rsidP="00901122">
      <w:pPr>
        <w:pStyle w:val="PSDS-CorpodeTexto"/>
        <w:spacing w:before="120"/>
        <w:ind w:left="377" w:firstLine="708"/>
        <w:jc w:val="both"/>
        <w:rPr>
          <w:bCs/>
        </w:rPr>
      </w:pPr>
      <w:r>
        <w:rPr>
          <w:b/>
          <w:bCs/>
        </w:rPr>
        <w:t>A1.3.</w:t>
      </w:r>
      <w:r>
        <w:rPr>
          <w:bCs/>
        </w:rPr>
        <w:t xml:space="preserve"> </w:t>
      </w:r>
      <w:r w:rsidR="00901122" w:rsidRPr="00901122">
        <w:rPr>
          <w:bCs/>
        </w:rPr>
        <w:t>O sistema verifica se todas as informações obrigatórias foram preenchidas.</w:t>
      </w:r>
    </w:p>
    <w:p w14:paraId="7857FB7A" w14:textId="77777777" w:rsidR="005D7B8B" w:rsidRDefault="00901122" w:rsidP="00901122">
      <w:pPr>
        <w:pStyle w:val="PSDS-CorpodeTexto"/>
        <w:spacing w:before="120"/>
        <w:ind w:left="377" w:firstLine="708"/>
        <w:jc w:val="both"/>
        <w:rPr>
          <w:bCs/>
        </w:rPr>
      </w:pPr>
      <w:r w:rsidRPr="00901122">
        <w:rPr>
          <w:bCs/>
        </w:rPr>
        <w:t xml:space="preserve">Caso o procedimento de verificação retorne que não houve nenhum erro, </w:t>
      </w:r>
      <w:r>
        <w:rPr>
          <w:bCs/>
        </w:rPr>
        <w:t>Volta a P2.1</w:t>
      </w:r>
      <w:r w:rsidRPr="00901122">
        <w:rPr>
          <w:bCs/>
        </w:rPr>
        <w:t>. (E0</w:t>
      </w:r>
      <w:r>
        <w:rPr>
          <w:bCs/>
        </w:rPr>
        <w:t>2</w:t>
      </w:r>
      <w:r w:rsidRPr="00901122">
        <w:rPr>
          <w:bCs/>
        </w:rPr>
        <w:t>)</w:t>
      </w:r>
    </w:p>
    <w:p w14:paraId="625768C3" w14:textId="77777777" w:rsidR="005D7B8B" w:rsidRDefault="005D7B8B" w:rsidP="005D7B8B">
      <w:pPr>
        <w:pStyle w:val="PSDS-CorpodeTexto"/>
        <w:jc w:val="both"/>
        <w:rPr>
          <w:b/>
          <w:bCs/>
        </w:rPr>
      </w:pPr>
    </w:p>
    <w:p w14:paraId="4E5ADAFA" w14:textId="77777777" w:rsidR="009740D8" w:rsidRDefault="00BC69BF" w:rsidP="009740D8">
      <w:pPr>
        <w:pStyle w:val="PSDS-CorpodeTexto"/>
        <w:ind w:firstLine="709"/>
        <w:jc w:val="both"/>
        <w:rPr>
          <w:b/>
          <w:bCs/>
        </w:rPr>
      </w:pPr>
      <w:r>
        <w:rPr>
          <w:b/>
          <w:bCs/>
        </w:rPr>
        <w:t>A</w:t>
      </w:r>
      <w:r w:rsidR="005D7B8B">
        <w:rPr>
          <w:b/>
          <w:bCs/>
        </w:rPr>
        <w:t>2</w:t>
      </w:r>
      <w:r>
        <w:rPr>
          <w:b/>
          <w:bCs/>
        </w:rPr>
        <w:t xml:space="preserve">. </w:t>
      </w:r>
      <w:r w:rsidR="009740D8">
        <w:rPr>
          <w:b/>
          <w:bCs/>
        </w:rPr>
        <w:t>Pagamento com dois cartões</w:t>
      </w:r>
    </w:p>
    <w:p w14:paraId="0E8F965E" w14:textId="77777777" w:rsidR="00BC69BF" w:rsidRDefault="00BC69BF" w:rsidP="00BC69BF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9740D8">
        <w:rPr>
          <w:b/>
          <w:bCs/>
        </w:rPr>
        <w:t xml:space="preserve">P2.5. </w:t>
      </w:r>
      <w:r>
        <w:rPr>
          <w:rFonts w:cs="Arial"/>
        </w:rPr>
        <w:t>quando escolhida a opção ‘b’.</w:t>
      </w:r>
    </w:p>
    <w:p w14:paraId="35885D0E" w14:textId="77777777" w:rsidR="00BC69BF" w:rsidRDefault="00BC69BF" w:rsidP="00BC69BF">
      <w:pPr>
        <w:pStyle w:val="PSDS-CorpodeTexto"/>
        <w:ind w:firstLine="709"/>
        <w:jc w:val="both"/>
        <w:rPr>
          <w:b/>
          <w:bCs/>
        </w:rPr>
      </w:pPr>
    </w:p>
    <w:p w14:paraId="4B66B1CF" w14:textId="77777777" w:rsidR="00BC69BF" w:rsidRDefault="00BC69BF" w:rsidP="00BC69BF">
      <w:pPr>
        <w:pStyle w:val="PSDS-CorpodeTexto"/>
        <w:spacing w:before="120"/>
        <w:ind w:left="1092" w:hanging="7"/>
        <w:jc w:val="both"/>
        <w:rPr>
          <w:rFonts w:cs="Arial"/>
        </w:rPr>
      </w:pPr>
      <w:r w:rsidRPr="00E07AA2">
        <w:rPr>
          <w:b/>
          <w:bCs/>
        </w:rPr>
        <w:t>A2.1</w:t>
      </w:r>
      <w:r w:rsidRPr="00E07AA2">
        <w:rPr>
          <w:rFonts w:cs="Arial"/>
        </w:rPr>
        <w:t xml:space="preserve"> O sistema</w:t>
      </w:r>
      <w:r w:rsidR="009740D8">
        <w:rPr>
          <w:rFonts w:cs="Arial"/>
        </w:rPr>
        <w:t xml:space="preserve"> habilita um campo de inserção de valor e um campo para seleção dos cartões desejados dentre os quais o usuário possui cadastrados</w:t>
      </w:r>
      <w:r>
        <w:rPr>
          <w:rFonts w:cs="Arial"/>
        </w:rPr>
        <w:t>.</w:t>
      </w:r>
    </w:p>
    <w:p w14:paraId="3DC0363B" w14:textId="77777777" w:rsidR="009740D8" w:rsidRDefault="009740D8" w:rsidP="009740D8">
      <w:pPr>
        <w:pStyle w:val="PSDS-CorpodeTexto"/>
        <w:spacing w:before="120"/>
        <w:ind w:left="1092" w:hanging="7"/>
        <w:jc w:val="both"/>
        <w:rPr>
          <w:rFonts w:cs="Arial"/>
        </w:rPr>
      </w:pPr>
      <w:r w:rsidRPr="00E07AA2">
        <w:rPr>
          <w:b/>
          <w:bCs/>
        </w:rPr>
        <w:t>A2.</w:t>
      </w:r>
      <w:r>
        <w:rPr>
          <w:b/>
          <w:bCs/>
        </w:rPr>
        <w:t>2</w:t>
      </w:r>
      <w:r w:rsidRPr="00E07AA2">
        <w:rPr>
          <w:rFonts w:cs="Arial"/>
        </w:rPr>
        <w:t xml:space="preserve"> O</w:t>
      </w:r>
      <w:r>
        <w:rPr>
          <w:rFonts w:cs="Arial"/>
        </w:rPr>
        <w:t xml:space="preserve"> usuário preenche os campos de inserção com a quantia a qual deseja pagar com cada cartão. A quantia somada dos dois cartões deve ser equivalente ao subtotal do pedido.</w:t>
      </w:r>
    </w:p>
    <w:p w14:paraId="11ED3BB8" w14:textId="77777777" w:rsidR="009740D8" w:rsidRPr="00E07AA2" w:rsidRDefault="009740D8" w:rsidP="009740D8">
      <w:pPr>
        <w:pStyle w:val="PSDS-CorpodeTexto"/>
        <w:spacing w:before="120"/>
        <w:ind w:left="1085" w:firstLine="7"/>
        <w:jc w:val="both"/>
        <w:rPr>
          <w:rFonts w:cs="Arial"/>
        </w:rPr>
      </w:pPr>
      <w:r w:rsidRPr="00E07AA2">
        <w:rPr>
          <w:b/>
          <w:bCs/>
        </w:rPr>
        <w:t>A2.</w:t>
      </w:r>
      <w:r>
        <w:rPr>
          <w:b/>
          <w:bCs/>
        </w:rPr>
        <w:t>3</w:t>
      </w:r>
      <w:r w:rsidRPr="00E07AA2">
        <w:rPr>
          <w:rFonts w:cs="Arial"/>
        </w:rPr>
        <w:t xml:space="preserve"> </w:t>
      </w:r>
      <w:r>
        <w:rPr>
          <w:bCs/>
        </w:rPr>
        <w:t>Volta a P2.6.</w:t>
      </w:r>
    </w:p>
    <w:p w14:paraId="5518C3DB" w14:textId="77777777" w:rsidR="00BC69BF" w:rsidRDefault="00BC69BF" w:rsidP="00BC69BF">
      <w:pPr>
        <w:pStyle w:val="PSDS-CorpodeTexto"/>
        <w:ind w:left="377" w:firstLine="708"/>
        <w:jc w:val="both"/>
        <w:rPr>
          <w:b/>
          <w:bCs/>
        </w:rPr>
      </w:pPr>
    </w:p>
    <w:p w14:paraId="321E835F" w14:textId="77777777" w:rsidR="00BC69BF" w:rsidRDefault="00BC69BF" w:rsidP="00BC69BF">
      <w:pPr>
        <w:pStyle w:val="PSDS-CorpodeTexto"/>
        <w:ind w:left="1092" w:hanging="7"/>
        <w:jc w:val="both"/>
        <w:rPr>
          <w:bCs/>
        </w:rPr>
      </w:pPr>
    </w:p>
    <w:p w14:paraId="57A2B30B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A3.  </w:t>
      </w:r>
      <w:r w:rsidR="009740D8">
        <w:rPr>
          <w:b/>
          <w:bCs/>
        </w:rPr>
        <w:t xml:space="preserve">Pagamento com cupom </w:t>
      </w:r>
    </w:p>
    <w:p w14:paraId="17BB9D8B" w14:textId="77777777" w:rsidR="009740D8" w:rsidRDefault="009740D8" w:rsidP="009740D8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>
        <w:rPr>
          <w:b/>
          <w:bCs/>
        </w:rPr>
        <w:t xml:space="preserve">P2.5. </w:t>
      </w:r>
      <w:r>
        <w:rPr>
          <w:rFonts w:cs="Arial"/>
        </w:rPr>
        <w:t>quando escolhida a opção ‘c’.</w:t>
      </w:r>
    </w:p>
    <w:p w14:paraId="13978A3B" w14:textId="77777777" w:rsidR="00BC69BF" w:rsidRDefault="00BC69BF" w:rsidP="00F65825">
      <w:pPr>
        <w:pStyle w:val="PSDS-CorpodeTexto"/>
        <w:ind w:left="1092"/>
        <w:jc w:val="both"/>
        <w:rPr>
          <w:rFonts w:cs="Arial"/>
        </w:rPr>
      </w:pPr>
      <w:r>
        <w:rPr>
          <w:rFonts w:cs="Arial"/>
        </w:rPr>
        <w:t>.</w:t>
      </w:r>
    </w:p>
    <w:p w14:paraId="379EBDC5" w14:textId="77777777" w:rsidR="00BC69BF" w:rsidRDefault="00BC69BF" w:rsidP="00BC69BF">
      <w:pPr>
        <w:pStyle w:val="PSDS-CorpodeTexto"/>
        <w:ind w:left="1092"/>
        <w:jc w:val="both"/>
      </w:pPr>
      <w:r>
        <w:rPr>
          <w:b/>
        </w:rPr>
        <w:t>A3.1.</w:t>
      </w:r>
      <w:r w:rsidR="009740D8">
        <w:t xml:space="preserve"> </w:t>
      </w:r>
      <w:r w:rsidR="009740D8" w:rsidRPr="00E07AA2">
        <w:rPr>
          <w:rFonts w:cs="Arial"/>
        </w:rPr>
        <w:t>O sistema</w:t>
      </w:r>
      <w:r w:rsidR="009740D8">
        <w:rPr>
          <w:rFonts w:cs="Arial"/>
        </w:rPr>
        <w:t xml:space="preserve"> habilita um campo de inserção do código o cupom, onde o usuário irá </w:t>
      </w:r>
      <w:r w:rsidR="00F65825">
        <w:rPr>
          <w:rFonts w:cs="Arial"/>
        </w:rPr>
        <w:t>digitá-lo</w:t>
      </w:r>
      <w:r>
        <w:t xml:space="preserve">.  </w:t>
      </w:r>
    </w:p>
    <w:p w14:paraId="5FE2FB37" w14:textId="77777777" w:rsidR="00BC69BF" w:rsidRDefault="00BC69BF" w:rsidP="00BC69BF">
      <w:pPr>
        <w:pStyle w:val="PSDS-CorpodeTexto"/>
        <w:ind w:left="1092"/>
        <w:jc w:val="both"/>
      </w:pPr>
    </w:p>
    <w:p w14:paraId="21CC6637" w14:textId="77777777" w:rsidR="00BC69BF" w:rsidRDefault="00BC69BF" w:rsidP="00BC69BF">
      <w:pPr>
        <w:pStyle w:val="PSDS-CorpodeTexto"/>
        <w:ind w:left="1092"/>
        <w:jc w:val="both"/>
      </w:pPr>
      <w:r>
        <w:rPr>
          <w:b/>
        </w:rPr>
        <w:t xml:space="preserve">A3.2. </w:t>
      </w:r>
      <w:r w:rsidR="00F65825" w:rsidRPr="00F65825">
        <w:rPr>
          <w:bCs/>
        </w:rPr>
        <w:t>O sistema irá subtrair o valor do cupom do valor d</w:t>
      </w:r>
      <w:r w:rsidR="00F65825">
        <w:rPr>
          <w:bCs/>
        </w:rPr>
        <w:t>o subtotal do pedido</w:t>
      </w:r>
      <w:r>
        <w:t>.</w:t>
      </w:r>
    </w:p>
    <w:p w14:paraId="397A21C6" w14:textId="77777777" w:rsidR="00F65825" w:rsidRDefault="00F65825" w:rsidP="00BC69BF">
      <w:pPr>
        <w:pStyle w:val="PSDS-CorpodeTexto"/>
        <w:ind w:left="1092"/>
        <w:jc w:val="both"/>
      </w:pPr>
    </w:p>
    <w:p w14:paraId="1D6E81F2" w14:textId="77777777" w:rsidR="00F65825" w:rsidRDefault="00F65825" w:rsidP="00BC69BF">
      <w:pPr>
        <w:pStyle w:val="PSDS-CorpodeTexto"/>
        <w:ind w:left="1092"/>
        <w:jc w:val="both"/>
      </w:pPr>
      <w:r>
        <w:t xml:space="preserve">Caso o valor do cupom seja superior ao valor do pedido, será gerado um cupom de troco para o usuário com o valor da diferença. </w:t>
      </w:r>
    </w:p>
    <w:p w14:paraId="337BF2A9" w14:textId="77777777" w:rsidR="00BC69BF" w:rsidRDefault="00BC69BF" w:rsidP="00F65825">
      <w:pPr>
        <w:pStyle w:val="PSDS-CorpodeTexto"/>
        <w:jc w:val="both"/>
      </w:pPr>
    </w:p>
    <w:p w14:paraId="35191DC1" w14:textId="77777777" w:rsidR="00BC69BF" w:rsidRDefault="00BC69BF" w:rsidP="00F65825">
      <w:pPr>
        <w:pStyle w:val="PSDS-CorpodeTexto"/>
        <w:ind w:left="1092"/>
        <w:jc w:val="both"/>
      </w:pPr>
      <w:r>
        <w:rPr>
          <w:b/>
        </w:rPr>
        <w:t>A3.3.</w:t>
      </w:r>
      <w:r w:rsidR="00F65825">
        <w:rPr>
          <w:b/>
        </w:rPr>
        <w:t xml:space="preserve"> </w:t>
      </w:r>
      <w:r w:rsidR="00F65825">
        <w:rPr>
          <w:bCs/>
        </w:rPr>
        <w:t>Volta a P2.6.</w:t>
      </w:r>
    </w:p>
    <w:p w14:paraId="1F973F38" w14:textId="77777777" w:rsidR="00BC69BF" w:rsidRDefault="00BC69BF" w:rsidP="00BC69BF">
      <w:pPr>
        <w:pStyle w:val="PSDS-CorpodeTexto"/>
        <w:ind w:left="1092"/>
        <w:jc w:val="both"/>
        <w:rPr>
          <w:b/>
          <w:color w:val="0000FF"/>
        </w:rPr>
      </w:pPr>
    </w:p>
    <w:p w14:paraId="0861137A" w14:textId="77777777" w:rsidR="00BC69BF" w:rsidRPr="00F65825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A4.  </w:t>
      </w:r>
      <w:r w:rsidR="00F65825">
        <w:rPr>
          <w:b/>
          <w:bCs/>
        </w:rPr>
        <w:t>Adicionar Cartão</w:t>
      </w:r>
    </w:p>
    <w:p w14:paraId="0F34D16A" w14:textId="77777777" w:rsidR="00BC69BF" w:rsidRDefault="00BC69BF" w:rsidP="00BC69BF">
      <w:pPr>
        <w:pStyle w:val="PSDS-CorpodeTexto"/>
        <w:spacing w:before="120"/>
        <w:ind w:left="1089" w:hanging="6"/>
        <w:jc w:val="both"/>
        <w:rPr>
          <w:rFonts w:cs="Arial"/>
        </w:rPr>
      </w:pPr>
      <w:r>
        <w:rPr>
          <w:rFonts w:cs="Arial"/>
        </w:rPr>
        <w:t xml:space="preserve">Este passo é executado a partir do passo </w:t>
      </w:r>
      <w:r w:rsidR="00F65825">
        <w:rPr>
          <w:b/>
          <w:bCs/>
        </w:rPr>
        <w:t xml:space="preserve">P2.6. </w:t>
      </w:r>
      <w:r>
        <w:rPr>
          <w:rFonts w:cs="Arial"/>
        </w:rPr>
        <w:t>quando escolhida a opção ‘</w:t>
      </w:r>
      <w:r w:rsidR="00F65825">
        <w:rPr>
          <w:rFonts w:cs="Arial"/>
        </w:rPr>
        <w:t>b</w:t>
      </w:r>
      <w:r>
        <w:rPr>
          <w:rFonts w:cs="Arial"/>
        </w:rPr>
        <w:t>’.</w:t>
      </w:r>
    </w:p>
    <w:p w14:paraId="78529BC8" w14:textId="77777777" w:rsidR="00BC69BF" w:rsidRDefault="00BC69BF" w:rsidP="00BC69BF">
      <w:pPr>
        <w:pStyle w:val="PSDS-CorpodeTexto"/>
        <w:spacing w:before="120"/>
        <w:ind w:left="1089" w:hanging="6"/>
        <w:jc w:val="both"/>
      </w:pPr>
      <w:r>
        <w:rPr>
          <w:b/>
        </w:rPr>
        <w:t>A4.1.</w:t>
      </w:r>
      <w:r w:rsidR="00F65825">
        <w:t xml:space="preserve"> O sistema exibe um formulário onde o usuário poderá adicionar um novo cartão no ato da compra</w:t>
      </w:r>
      <w:r>
        <w:t>.</w:t>
      </w:r>
    </w:p>
    <w:p w14:paraId="142F446A" w14:textId="77777777" w:rsidR="00BC69BF" w:rsidRDefault="00BC69BF" w:rsidP="00BC69BF">
      <w:pPr>
        <w:pStyle w:val="PSDS-CorpodeTexto"/>
        <w:spacing w:before="120"/>
        <w:ind w:left="1089" w:hanging="6"/>
        <w:jc w:val="both"/>
      </w:pPr>
      <w:r>
        <w:rPr>
          <w:b/>
        </w:rPr>
        <w:t xml:space="preserve">A4.2. </w:t>
      </w:r>
      <w:r w:rsidR="00F65825">
        <w:rPr>
          <w:bCs/>
        </w:rPr>
        <w:t>O usuário deverá preencher os seguintes campos a fim de adicionar um novo cartão</w:t>
      </w:r>
      <w:r w:rsidR="00F65825" w:rsidRPr="005D7B8B">
        <w:rPr>
          <w:bCs/>
        </w:rPr>
        <w:t>:</w:t>
      </w:r>
      <w:r w:rsidR="00F65825">
        <w:rPr>
          <w:bCs/>
        </w:rPr>
        <w:t xml:space="preserve"> Nome impresso no cartão, Número do cartão,</w:t>
      </w:r>
      <w:r w:rsidR="00C86842">
        <w:rPr>
          <w:bCs/>
        </w:rPr>
        <w:t xml:space="preserve"> Bandeira e Código de segurança</w:t>
      </w:r>
      <w:r>
        <w:t>.</w:t>
      </w:r>
    </w:p>
    <w:p w14:paraId="74605A9D" w14:textId="77777777" w:rsidR="00901122" w:rsidRPr="00901122" w:rsidRDefault="00BC69BF" w:rsidP="00901122">
      <w:pPr>
        <w:pStyle w:val="PSDS-CorpodeTexto"/>
        <w:spacing w:before="120"/>
        <w:ind w:left="377" w:firstLine="708"/>
        <w:jc w:val="both"/>
        <w:rPr>
          <w:bCs/>
        </w:rPr>
      </w:pPr>
      <w:r>
        <w:rPr>
          <w:b/>
        </w:rPr>
        <w:t>A4.4.</w:t>
      </w:r>
      <w:r>
        <w:t xml:space="preserve"> </w:t>
      </w:r>
      <w:r w:rsidR="00901122" w:rsidRPr="00901122">
        <w:rPr>
          <w:bCs/>
        </w:rPr>
        <w:t>O sistema verifica se todas as informações obrigatórias foram preenchidas.</w:t>
      </w:r>
    </w:p>
    <w:p w14:paraId="2F813D82" w14:textId="77777777" w:rsidR="00C86842" w:rsidRDefault="00901122" w:rsidP="00901122">
      <w:pPr>
        <w:pStyle w:val="PSDS-CorpodeTexto"/>
        <w:spacing w:before="120"/>
        <w:ind w:left="377" w:firstLine="708"/>
        <w:jc w:val="both"/>
        <w:rPr>
          <w:bCs/>
        </w:rPr>
      </w:pPr>
      <w:r w:rsidRPr="00901122">
        <w:rPr>
          <w:bCs/>
        </w:rPr>
        <w:t xml:space="preserve">Caso o procedimento de verificação retorne que não houve nenhum erro, </w:t>
      </w:r>
      <w:r>
        <w:rPr>
          <w:bCs/>
        </w:rPr>
        <w:t xml:space="preserve">Volta a </w:t>
      </w:r>
      <w:r w:rsidRPr="00C86842">
        <w:t>P2.4.</w:t>
      </w:r>
      <w:r w:rsidRPr="00901122">
        <w:rPr>
          <w:bCs/>
        </w:rPr>
        <w:t xml:space="preserve"> (E0</w:t>
      </w:r>
      <w:r>
        <w:rPr>
          <w:bCs/>
        </w:rPr>
        <w:t>3</w:t>
      </w:r>
      <w:r w:rsidRPr="00901122">
        <w:rPr>
          <w:bCs/>
        </w:rPr>
        <w:t>)</w:t>
      </w:r>
    </w:p>
    <w:p w14:paraId="7C8C41C4" w14:textId="77777777" w:rsidR="00C86842" w:rsidRDefault="00C86842" w:rsidP="004E561A">
      <w:pPr>
        <w:pStyle w:val="PSDS-CorpodeTexto"/>
        <w:spacing w:before="60"/>
        <w:jc w:val="both"/>
        <w:rPr>
          <w:b/>
          <w:bCs/>
        </w:rPr>
      </w:pPr>
    </w:p>
    <w:p w14:paraId="2BC3ED1F" w14:textId="77777777" w:rsidR="00C86842" w:rsidRDefault="00C86842" w:rsidP="00BC69BF">
      <w:pPr>
        <w:pStyle w:val="PSDS-CorpodeTexto"/>
        <w:spacing w:before="60"/>
        <w:ind w:left="1089" w:hanging="6"/>
        <w:jc w:val="both"/>
      </w:pPr>
    </w:p>
    <w:p w14:paraId="166C8DEA" w14:textId="77777777" w:rsidR="00E94195" w:rsidRPr="00E0555C" w:rsidRDefault="00BC69BF" w:rsidP="00E0555C">
      <w:pPr>
        <w:pStyle w:val="PSDS-MarcadoresNivel1"/>
        <w:jc w:val="both"/>
      </w:pPr>
      <w:bookmarkStart w:id="332" w:name="_Toc261616416"/>
      <w:r>
        <w:t>Fluxos de Exceção</w:t>
      </w:r>
      <w:bookmarkEnd w:id="332"/>
      <w:r>
        <w:t xml:space="preserve"> </w:t>
      </w:r>
    </w:p>
    <w:p w14:paraId="5D8D00B4" w14:textId="77777777" w:rsidR="00BC69BF" w:rsidRDefault="00BC69BF" w:rsidP="00BC69BF">
      <w:pPr>
        <w:pStyle w:val="PSDS-CorpodeTexto"/>
        <w:ind w:left="624"/>
        <w:jc w:val="both"/>
      </w:pPr>
    </w:p>
    <w:p w14:paraId="0560EA29" w14:textId="77777777" w:rsidR="00BC69BF" w:rsidRDefault="00BC69BF" w:rsidP="00BC69BF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 xml:space="preserve">E1. </w:t>
      </w:r>
      <w:r w:rsidR="00E0555C">
        <w:rPr>
          <w:b/>
          <w:bCs/>
        </w:rPr>
        <w:t>Carrinho vazio</w:t>
      </w:r>
    </w:p>
    <w:p w14:paraId="7203E887" w14:textId="77777777" w:rsidR="00BC69BF" w:rsidRDefault="00BC69BF" w:rsidP="00BC69BF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</w:t>
      </w:r>
      <w:r w:rsidR="00E0555C">
        <w:rPr>
          <w:rFonts w:cs="Arial"/>
        </w:rPr>
        <w:t>o carrinho está vazio</w:t>
      </w:r>
      <w:r>
        <w:rPr>
          <w:rFonts w:cs="Arial"/>
        </w:rPr>
        <w:t xml:space="preserve">, o sistema exibe </w:t>
      </w:r>
      <w:r w:rsidR="00E0555C">
        <w:rPr>
          <w:rFonts w:cs="Arial"/>
        </w:rPr>
        <w:t xml:space="preserve">uma mensagem de erro informando que </w:t>
      </w:r>
      <w:r w:rsidR="00901122">
        <w:rPr>
          <w:rFonts w:cs="Arial"/>
        </w:rPr>
        <w:t>deve haver</w:t>
      </w:r>
      <w:r w:rsidR="00E0555C">
        <w:rPr>
          <w:rFonts w:cs="Arial"/>
        </w:rPr>
        <w:t xml:space="preserve"> itens no carrinho para finalizar a compra </w:t>
      </w:r>
      <w:r>
        <w:rPr>
          <w:rFonts w:cs="Arial"/>
        </w:rPr>
        <w:t xml:space="preserve">e vai para </w:t>
      </w:r>
      <w:r w:rsidR="00E0555C">
        <w:rPr>
          <w:b/>
          <w:bCs/>
        </w:rPr>
        <w:t>P1.3.</w:t>
      </w:r>
    </w:p>
    <w:p w14:paraId="1AFC87BE" w14:textId="77777777" w:rsidR="00E0555C" w:rsidRDefault="00E0555C" w:rsidP="00BC69BF">
      <w:pPr>
        <w:pStyle w:val="PSDS-CorpodeTexto"/>
        <w:spacing w:before="60"/>
        <w:ind w:left="1168"/>
        <w:jc w:val="both"/>
        <w:rPr>
          <w:rFonts w:cs="Arial"/>
        </w:rPr>
      </w:pPr>
    </w:p>
    <w:p w14:paraId="64F051DF" w14:textId="77777777" w:rsidR="00E0555C" w:rsidRDefault="00E0555C" w:rsidP="00E0555C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>E2. Dados Obrigatórios não Preenchidos</w:t>
      </w:r>
      <w:r w:rsidR="00901122">
        <w:rPr>
          <w:b/>
          <w:bCs/>
        </w:rPr>
        <w:t xml:space="preserve"> Endereço</w:t>
      </w:r>
    </w:p>
    <w:p w14:paraId="7281CDA5" w14:textId="77777777" w:rsidR="00E0555C" w:rsidRDefault="00E0555C" w:rsidP="00901122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houve erro, o sistema exibe os erros e vai para </w:t>
      </w:r>
      <w:r w:rsidR="00901122">
        <w:rPr>
          <w:b/>
          <w:bCs/>
        </w:rPr>
        <w:t>A1.1.</w:t>
      </w:r>
      <w:r>
        <w:rPr>
          <w:rFonts w:cs="Arial"/>
        </w:rPr>
        <w:t xml:space="preserve">, habilitando os campos pertinentes com os dados digitados descritos em </w:t>
      </w:r>
      <w:r w:rsidR="00901122">
        <w:rPr>
          <w:b/>
          <w:bCs/>
        </w:rPr>
        <w:t>A1.2.</w:t>
      </w:r>
    </w:p>
    <w:p w14:paraId="78BB39E2" w14:textId="77777777" w:rsidR="00BC69BF" w:rsidRDefault="00901122" w:rsidP="00901122">
      <w:pPr>
        <w:pStyle w:val="PSDS-CorpodeTexto"/>
        <w:jc w:val="both"/>
        <w:rPr>
          <w:rFonts w:cs="Arial"/>
        </w:rPr>
      </w:pPr>
      <w:r>
        <w:rPr>
          <w:rFonts w:cs="Arial"/>
        </w:rPr>
        <w:tab/>
      </w:r>
    </w:p>
    <w:p w14:paraId="41A8988D" w14:textId="77777777" w:rsidR="00901122" w:rsidRDefault="00901122" w:rsidP="00901122">
      <w:pPr>
        <w:pStyle w:val="PSDS-CorpodeTexto"/>
        <w:ind w:left="624"/>
        <w:jc w:val="both"/>
        <w:rPr>
          <w:b/>
          <w:bCs/>
        </w:rPr>
      </w:pPr>
      <w:r>
        <w:rPr>
          <w:b/>
          <w:bCs/>
        </w:rPr>
        <w:t>E3. Dados Obrigatórios não Preenchidos Cartão</w:t>
      </w:r>
    </w:p>
    <w:p w14:paraId="7BF12007" w14:textId="77777777" w:rsidR="00E0555C" w:rsidRPr="00901122" w:rsidRDefault="00901122" w:rsidP="00901122">
      <w:pPr>
        <w:pStyle w:val="PSDS-CorpodeTexto"/>
        <w:spacing w:before="60"/>
        <w:ind w:left="1168"/>
        <w:jc w:val="both"/>
        <w:rPr>
          <w:rFonts w:cs="Arial"/>
        </w:rPr>
      </w:pPr>
      <w:r>
        <w:rPr>
          <w:rFonts w:cs="Arial"/>
        </w:rPr>
        <w:t xml:space="preserve">Caso retorne que houve erro, o sistema exibe os erros e vai para </w:t>
      </w:r>
      <w:r>
        <w:rPr>
          <w:b/>
        </w:rPr>
        <w:t>A4.1.</w:t>
      </w:r>
      <w:r>
        <w:rPr>
          <w:rFonts w:cs="Arial"/>
        </w:rPr>
        <w:t xml:space="preserve">, habilitando os campos pertinentes com os dados digitados descritos em </w:t>
      </w:r>
      <w:r>
        <w:rPr>
          <w:b/>
        </w:rPr>
        <w:t>A4.2.</w:t>
      </w:r>
    </w:p>
    <w:p w14:paraId="6C669F55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37FB6435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1AD80279" w14:textId="23EE09A1" w:rsidR="00BC69BF" w:rsidRPr="00F85FE2" w:rsidRDefault="00BC69BF" w:rsidP="00B2566A">
      <w:pPr>
        <w:pStyle w:val="PSDS-MarcadoresNivel1"/>
        <w:jc w:val="both"/>
      </w:pPr>
      <w:bookmarkStart w:id="333" w:name="_Toc261616418"/>
      <w:r w:rsidRPr="00C55479">
        <w:t>Protótipo</w:t>
      </w:r>
      <w:r>
        <w:t>s de Tela</w:t>
      </w:r>
      <w:bookmarkEnd w:id="333"/>
    </w:p>
    <w:p w14:paraId="6BE3ADC7" w14:textId="77777777" w:rsidR="00BC69BF" w:rsidRPr="00C55479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88E929F" w14:textId="163F006C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334" w:name="_Toc261616419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334"/>
      <w:r w:rsidR="0025695E">
        <w:rPr>
          <w:rStyle w:val="nfase"/>
          <w:i w:val="0"/>
          <w:iCs w:val="0"/>
        </w:rPr>
        <w:t>Catálogo</w:t>
      </w:r>
    </w:p>
    <w:p w14:paraId="309BA3D2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  <w:bookmarkStart w:id="335" w:name="_Toc261616420"/>
      <w:bookmarkEnd w:id="335"/>
    </w:p>
    <w:p w14:paraId="65707DFD" w14:textId="77777777" w:rsidR="00DC288D" w:rsidRDefault="00DC288D" w:rsidP="00BC69BF">
      <w:pPr>
        <w:pStyle w:val="PSDS-MarcadoresNivel2"/>
        <w:numPr>
          <w:ilvl w:val="0"/>
          <w:numId w:val="0"/>
        </w:numPr>
        <w:ind w:left="792"/>
        <w:jc w:val="center"/>
        <w:rPr>
          <w:noProof/>
        </w:rPr>
      </w:pPr>
    </w:p>
    <w:p w14:paraId="5DE882C2" w14:textId="78AA3104" w:rsidR="00BC69BF" w:rsidRDefault="005C08E6" w:rsidP="0090149E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  <w:r>
        <w:rPr>
          <w:noProof/>
        </w:rPr>
        <w:drawing>
          <wp:inline distT="0" distB="0" distL="0" distR="0" wp14:anchorId="34276A2E" wp14:editId="66AD57EA">
            <wp:extent cx="6071870" cy="3362828"/>
            <wp:effectExtent l="0" t="0" r="508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366" cy="3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33A7" w14:textId="77777777" w:rsidR="00BC69BF" w:rsidRPr="009D0AFD" w:rsidRDefault="00BC69BF" w:rsidP="00BC69BF">
      <w:pPr>
        <w:pStyle w:val="PSDS-MarcadoresNivel2"/>
        <w:numPr>
          <w:ilvl w:val="0"/>
          <w:numId w:val="0"/>
        </w:numPr>
        <w:ind w:left="792"/>
        <w:jc w:val="center"/>
        <w:rPr>
          <w:rStyle w:val="nfase"/>
          <w:i w:val="0"/>
          <w:iCs w:val="0"/>
        </w:rPr>
      </w:pPr>
    </w:p>
    <w:p w14:paraId="50B61002" w14:textId="6FBA0426" w:rsidR="00BC69BF" w:rsidRDefault="00BC69BF" w:rsidP="00BC6371">
      <w:pPr>
        <w:autoSpaceDE w:val="0"/>
        <w:autoSpaceDN w:val="0"/>
        <w:adjustRightInd w:val="0"/>
        <w:ind w:left="708"/>
      </w:pPr>
      <w:r>
        <w:t xml:space="preserve">Através da tela de </w:t>
      </w:r>
      <w:r w:rsidR="00190742">
        <w:t xml:space="preserve">catálogo </w:t>
      </w:r>
      <w:r>
        <w:t xml:space="preserve">é possível verificar </w:t>
      </w:r>
      <w:r w:rsidR="00BC6371">
        <w:t xml:space="preserve">os produtos disponíveis em estoque e selecionar </w:t>
      </w:r>
      <w:r w:rsidR="000B75B4" w:rsidRPr="000B75B4">
        <w:rPr>
          <w:u w:val="single"/>
        </w:rPr>
        <w:t>a</w:t>
      </w:r>
      <w:r w:rsidR="00BC6371" w:rsidRPr="000B75B4">
        <w:rPr>
          <w:u w:val="single"/>
        </w:rPr>
        <w:t>s</w:t>
      </w:r>
      <w:r w:rsidR="00BC6371">
        <w:t xml:space="preserve"> </w:t>
      </w:r>
      <w:r w:rsidR="008B6826">
        <w:t>cartas</w:t>
      </w:r>
      <w:r w:rsidR="00BC6371">
        <w:t xml:space="preserve"> desejados. </w:t>
      </w:r>
    </w:p>
    <w:p w14:paraId="73910746" w14:textId="0C13A88F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69363E67" w14:textId="10E7EB82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2C428B02" w14:textId="0FDB88B9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7418CF23" w14:textId="76CF58D0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0B8F215F" w14:textId="0CFFEC17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5110F922" w14:textId="77777777" w:rsidR="00B2566A" w:rsidRDefault="00B2566A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1DD0ED83" w14:textId="021AFEE4" w:rsidR="00BC69BF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tab/>
      </w:r>
    </w:p>
    <w:p w14:paraId="60B1201B" w14:textId="7D0ACE10" w:rsidR="00B2566A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22903426" w14:textId="762C8C48" w:rsidR="00B2566A" w:rsidRDefault="00B2566A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260E98E0" w14:textId="77777777" w:rsidR="009D4724" w:rsidRDefault="009D4724" w:rsidP="00B2566A">
      <w:pPr>
        <w:pStyle w:val="PSDS-MarcadoresNivel2"/>
        <w:numPr>
          <w:ilvl w:val="0"/>
          <w:numId w:val="0"/>
        </w:numPr>
        <w:tabs>
          <w:tab w:val="left" w:pos="3060"/>
        </w:tabs>
        <w:ind w:left="360"/>
        <w:rPr>
          <w:rStyle w:val="nfase"/>
          <w:i w:val="0"/>
          <w:iCs w:val="0"/>
        </w:rPr>
      </w:pPr>
    </w:p>
    <w:p w14:paraId="73346F69" w14:textId="563EF7D3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336" w:name="_Toc261616421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336"/>
      <w:r w:rsidR="00B2566A">
        <w:rPr>
          <w:rStyle w:val="nfase"/>
          <w:i w:val="0"/>
          <w:iCs w:val="0"/>
        </w:rPr>
        <w:t>Produto</w:t>
      </w:r>
    </w:p>
    <w:p w14:paraId="48B63AC2" w14:textId="77777777" w:rsidR="00B2566A" w:rsidRDefault="00B2566A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EF48367" w14:textId="1735ACA4" w:rsidR="00B2566A" w:rsidRDefault="005C08E6" w:rsidP="00B2566A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5C0C6522" wp14:editId="3AA34041">
            <wp:extent cx="6152083" cy="269156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09" cy="27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5462" w14:textId="297C3C82" w:rsidR="009D4724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produto é possível verificar </w:t>
      </w:r>
      <w:r w:rsidR="00BC6371">
        <w:t>os dados d</w:t>
      </w:r>
      <w:r w:rsidR="00DA70D0">
        <w:t xml:space="preserve">a carta </w:t>
      </w:r>
      <w:r w:rsidR="00BC6371">
        <w:t xml:space="preserve">e selecionar o item para compra, adicionando-o ao carrinho. </w:t>
      </w:r>
    </w:p>
    <w:p w14:paraId="694B82A8" w14:textId="77777777" w:rsidR="009D4724" w:rsidRDefault="009D4724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0579C417" w14:textId="1C3F1AFA" w:rsidR="00B2566A" w:rsidRDefault="00B2566A" w:rsidP="00B2566A">
      <w:pPr>
        <w:pStyle w:val="PSDS-MarcadoresNivel2"/>
        <w:rPr>
          <w:rStyle w:val="nfase"/>
          <w:i w:val="0"/>
          <w:iCs w:val="0"/>
        </w:rPr>
      </w:pPr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Carrinho</w:t>
      </w:r>
    </w:p>
    <w:p w14:paraId="3BFAAD88" w14:textId="77777777" w:rsidR="00B2566A" w:rsidRDefault="00B2566A" w:rsidP="00B2566A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02A9B850" w14:textId="4E2759B4" w:rsidR="00B2566A" w:rsidRDefault="00F62A03" w:rsidP="00B2566A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43E26FC0" wp14:editId="2C56FDE0">
            <wp:extent cx="6151880" cy="3357624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00" cy="337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E4D5" w14:textId="26AC2895" w:rsidR="00190742" w:rsidRDefault="009D4724" w:rsidP="00DB4C09">
      <w:pPr>
        <w:autoSpaceDE w:val="0"/>
        <w:autoSpaceDN w:val="0"/>
        <w:adjustRightInd w:val="0"/>
        <w:ind w:left="708"/>
        <w:rPr>
          <w:rStyle w:val="nfase"/>
          <w:i w:val="0"/>
          <w:iCs w:val="0"/>
        </w:rPr>
      </w:pPr>
      <w:r>
        <w:lastRenderedPageBreak/>
        <w:t xml:space="preserve">Através da tela de carrinho é possível verificar </w:t>
      </w:r>
      <w:r w:rsidR="00BC6371">
        <w:t xml:space="preserve">os itens que irão compor o pedido, bem como a quantidade de cada item, o valor dos itens e o subtotal do pedido. </w:t>
      </w:r>
    </w:p>
    <w:p w14:paraId="166FFF05" w14:textId="021C9BA9" w:rsidR="00190742" w:rsidRDefault="00190742" w:rsidP="00190742">
      <w:pPr>
        <w:pStyle w:val="PSDS-MarcadoresNivel2"/>
        <w:rPr>
          <w:rStyle w:val="nfase"/>
          <w:i w:val="0"/>
          <w:iCs w:val="0"/>
        </w:rPr>
      </w:pPr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Entrega</w:t>
      </w:r>
    </w:p>
    <w:p w14:paraId="1E8C5FC3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E1D7FBD" w14:textId="6EC82E98" w:rsidR="00190742" w:rsidRDefault="00FF3468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4845626C" wp14:editId="65C8C309">
            <wp:extent cx="5961761" cy="2304415"/>
            <wp:effectExtent l="0" t="0" r="127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231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9EE8" w14:textId="77777777" w:rsidR="00BC6371" w:rsidRDefault="00BC6371" w:rsidP="009D4724">
      <w:pPr>
        <w:autoSpaceDE w:val="0"/>
        <w:autoSpaceDN w:val="0"/>
        <w:adjustRightInd w:val="0"/>
        <w:ind w:firstLine="708"/>
      </w:pPr>
    </w:p>
    <w:p w14:paraId="59F3D0F1" w14:textId="77777777" w:rsidR="00BC6371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entrega é possível verificar </w:t>
      </w:r>
      <w:r w:rsidR="00BC6371">
        <w:t xml:space="preserve">os endereços os quais você poderá receber o a sua entrega, além da quantidade de dias para a entrega e o seu valor. </w:t>
      </w:r>
    </w:p>
    <w:p w14:paraId="33D531D1" w14:textId="0BBCD129" w:rsidR="00190742" w:rsidRDefault="00BC6371" w:rsidP="00FF3468">
      <w:pPr>
        <w:autoSpaceDE w:val="0"/>
        <w:autoSpaceDN w:val="0"/>
        <w:adjustRightInd w:val="0"/>
        <w:ind w:left="708"/>
      </w:pPr>
      <w:r>
        <w:t>Também é possível adicionar um novo endereço.</w:t>
      </w:r>
    </w:p>
    <w:p w14:paraId="2C8D66E1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115B34A1" w14:textId="1CF6E90B" w:rsidR="00B2566A" w:rsidRDefault="00190742" w:rsidP="00BC69BF">
      <w:pPr>
        <w:pStyle w:val="PSDS-MarcadoresNivel2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t xml:space="preserve">Protótipo da Tela de Pagamento </w:t>
      </w:r>
    </w:p>
    <w:p w14:paraId="47570BCF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5D628863" w14:textId="67ADC311" w:rsidR="00190742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2A7C69B6" wp14:editId="72880827">
            <wp:extent cx="6005653" cy="25311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60" cy="25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499B" w14:textId="77777777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2B9979C3" w14:textId="568B6759" w:rsidR="009D4724" w:rsidRDefault="009D4724" w:rsidP="00BC6371">
      <w:pPr>
        <w:autoSpaceDE w:val="0"/>
        <w:autoSpaceDN w:val="0"/>
        <w:adjustRightInd w:val="0"/>
        <w:ind w:left="708"/>
      </w:pPr>
      <w:r>
        <w:t xml:space="preserve">Através da tela de pagamento é possível verificar </w:t>
      </w:r>
      <w:r w:rsidR="00BC6371">
        <w:t xml:space="preserve">quais cartões você tem disponíveis para realizar o pagamento, assim como selecionar formas de pagamento diferentes e adicionar cartões. </w:t>
      </w:r>
    </w:p>
    <w:p w14:paraId="24C16DAE" w14:textId="68117E65" w:rsidR="009D4724" w:rsidRDefault="009D4724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022AE6A6" w14:textId="42DF2EBE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071110F6" w14:textId="34C460FE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6CC9CFE1" w14:textId="1538E240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424C804D" w14:textId="0BE2D5A7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182B2CAE" w14:textId="4B5DCDDA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68AEF856" w14:textId="77777777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3D52C143" w14:textId="77777777" w:rsidR="00190742" w:rsidRDefault="00190742" w:rsidP="007B6293">
      <w:pPr>
        <w:pStyle w:val="PSDS-MarcadoresNivel2"/>
        <w:numPr>
          <w:ilvl w:val="0"/>
          <w:numId w:val="0"/>
        </w:numPr>
        <w:rPr>
          <w:rStyle w:val="nfase"/>
          <w:i w:val="0"/>
          <w:iCs w:val="0"/>
        </w:rPr>
      </w:pPr>
    </w:p>
    <w:p w14:paraId="14ECBC4F" w14:textId="19BB3550" w:rsidR="00190742" w:rsidRDefault="00190742" w:rsidP="00AA2A02">
      <w:pPr>
        <w:pStyle w:val="PSDS-MarcadoresNivel2"/>
      </w:pPr>
      <w:r>
        <w:t xml:space="preserve">Protótipo da Tela de Revisão </w:t>
      </w:r>
    </w:p>
    <w:p w14:paraId="5D6968C9" w14:textId="77777777" w:rsidR="00AA2A02" w:rsidRDefault="00AA2A02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53DAD4B9" w14:textId="53D99657" w:rsidR="00190742" w:rsidRDefault="00AA2A02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3B829362" wp14:editId="3614B7BD">
            <wp:extent cx="6122822" cy="3350192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"/>
                    <a:stretch/>
                  </pic:blipFill>
                  <pic:spPr bwMode="auto">
                    <a:xfrm>
                      <a:off x="0" y="0"/>
                      <a:ext cx="6131615" cy="335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3740" w14:textId="77777777" w:rsidR="00662DFE" w:rsidRDefault="00662DFE" w:rsidP="00190742">
      <w:pPr>
        <w:pStyle w:val="PSDS-MarcadoresNivel2"/>
        <w:numPr>
          <w:ilvl w:val="0"/>
          <w:numId w:val="0"/>
        </w:numPr>
        <w:ind w:left="792"/>
        <w:rPr>
          <w:noProof/>
        </w:rPr>
      </w:pPr>
    </w:p>
    <w:p w14:paraId="60B1E8B7" w14:textId="6AD26A5D" w:rsidR="009D4724" w:rsidRDefault="009D4724" w:rsidP="00817D5F">
      <w:pPr>
        <w:autoSpaceDE w:val="0"/>
        <w:autoSpaceDN w:val="0"/>
        <w:adjustRightInd w:val="0"/>
        <w:ind w:left="708" w:firstLine="84"/>
      </w:pPr>
      <w:r>
        <w:t>Através da tela de revisão é possível verificar</w:t>
      </w:r>
      <w:r w:rsidR="00BC6371">
        <w:t xml:space="preserve"> endereço, forma de pagamento, entrega e um resumo do pedido, com os itens, seus valores, suas quantidades e subtotal do pedido. </w:t>
      </w:r>
    </w:p>
    <w:p w14:paraId="329D8988" w14:textId="77777777" w:rsidR="009D4724" w:rsidRDefault="009D4724" w:rsidP="00190742">
      <w:pPr>
        <w:pStyle w:val="PSDS-MarcadoresNivel2"/>
        <w:numPr>
          <w:ilvl w:val="0"/>
          <w:numId w:val="0"/>
        </w:numPr>
        <w:ind w:left="792"/>
      </w:pPr>
    </w:p>
    <w:p w14:paraId="67E45697" w14:textId="4415C207" w:rsidR="00190742" w:rsidRDefault="00190742" w:rsidP="00190742">
      <w:pPr>
        <w:pStyle w:val="PargrafodaLista"/>
        <w:rPr>
          <w:noProof/>
        </w:rPr>
      </w:pPr>
    </w:p>
    <w:p w14:paraId="11C15B84" w14:textId="41E089AE" w:rsidR="00817D5F" w:rsidRDefault="00817D5F" w:rsidP="00190742">
      <w:pPr>
        <w:pStyle w:val="PargrafodaLista"/>
        <w:rPr>
          <w:noProof/>
        </w:rPr>
      </w:pPr>
    </w:p>
    <w:p w14:paraId="5E0EB0ED" w14:textId="74A65055" w:rsidR="00817D5F" w:rsidRDefault="00817D5F" w:rsidP="00190742">
      <w:pPr>
        <w:pStyle w:val="PargrafodaLista"/>
        <w:rPr>
          <w:noProof/>
        </w:rPr>
      </w:pPr>
    </w:p>
    <w:p w14:paraId="2B64BDB9" w14:textId="52CF2AF6" w:rsidR="00817D5F" w:rsidRDefault="00817D5F" w:rsidP="00190742">
      <w:pPr>
        <w:pStyle w:val="PargrafodaLista"/>
        <w:rPr>
          <w:noProof/>
        </w:rPr>
      </w:pPr>
    </w:p>
    <w:p w14:paraId="70B00784" w14:textId="2C1D3F3A" w:rsidR="00817D5F" w:rsidRDefault="00817D5F" w:rsidP="00190742">
      <w:pPr>
        <w:pStyle w:val="PargrafodaLista"/>
        <w:rPr>
          <w:noProof/>
        </w:rPr>
      </w:pPr>
    </w:p>
    <w:p w14:paraId="790F59AD" w14:textId="5CF0383C" w:rsidR="00817D5F" w:rsidRDefault="00817D5F" w:rsidP="00190742">
      <w:pPr>
        <w:pStyle w:val="PargrafodaLista"/>
        <w:rPr>
          <w:noProof/>
        </w:rPr>
      </w:pPr>
    </w:p>
    <w:p w14:paraId="06AA2F57" w14:textId="49E6D267" w:rsidR="00817D5F" w:rsidRDefault="00817D5F" w:rsidP="00190742">
      <w:pPr>
        <w:pStyle w:val="PargrafodaLista"/>
        <w:rPr>
          <w:noProof/>
        </w:rPr>
      </w:pPr>
    </w:p>
    <w:p w14:paraId="3722A34B" w14:textId="46DF40F9" w:rsidR="00817D5F" w:rsidRDefault="00817D5F" w:rsidP="00190742">
      <w:pPr>
        <w:pStyle w:val="PargrafodaLista"/>
        <w:rPr>
          <w:noProof/>
        </w:rPr>
      </w:pPr>
    </w:p>
    <w:p w14:paraId="7DCC6A4B" w14:textId="2616B748" w:rsidR="00817D5F" w:rsidRDefault="00817D5F" w:rsidP="00190742">
      <w:pPr>
        <w:pStyle w:val="PargrafodaLista"/>
        <w:rPr>
          <w:noProof/>
        </w:rPr>
      </w:pPr>
    </w:p>
    <w:p w14:paraId="50821EB2" w14:textId="2AE06ED4" w:rsidR="00817D5F" w:rsidRDefault="00817D5F" w:rsidP="00190742">
      <w:pPr>
        <w:pStyle w:val="PargrafodaLista"/>
        <w:rPr>
          <w:noProof/>
        </w:rPr>
      </w:pPr>
    </w:p>
    <w:p w14:paraId="7F087E86" w14:textId="03EACDC6" w:rsidR="00817D5F" w:rsidRDefault="00817D5F" w:rsidP="00190742">
      <w:pPr>
        <w:pStyle w:val="PargrafodaLista"/>
        <w:rPr>
          <w:noProof/>
        </w:rPr>
      </w:pPr>
    </w:p>
    <w:p w14:paraId="61E4D867" w14:textId="234EDF75" w:rsidR="00817D5F" w:rsidRDefault="00817D5F" w:rsidP="00190742">
      <w:pPr>
        <w:pStyle w:val="PargrafodaLista"/>
        <w:rPr>
          <w:noProof/>
        </w:rPr>
      </w:pPr>
    </w:p>
    <w:p w14:paraId="23DF3E88" w14:textId="466EB5A2" w:rsidR="00817D5F" w:rsidRDefault="00817D5F" w:rsidP="00190742">
      <w:pPr>
        <w:pStyle w:val="PargrafodaLista"/>
        <w:rPr>
          <w:noProof/>
        </w:rPr>
      </w:pPr>
    </w:p>
    <w:p w14:paraId="203AD39B" w14:textId="0BD4AD4A" w:rsidR="00817D5F" w:rsidRDefault="00817D5F" w:rsidP="00190742">
      <w:pPr>
        <w:pStyle w:val="PargrafodaLista"/>
        <w:rPr>
          <w:noProof/>
        </w:rPr>
      </w:pPr>
    </w:p>
    <w:p w14:paraId="7908AA66" w14:textId="5C7E05F0" w:rsidR="00817D5F" w:rsidRDefault="00817D5F" w:rsidP="00190742">
      <w:pPr>
        <w:pStyle w:val="PargrafodaLista"/>
        <w:rPr>
          <w:noProof/>
        </w:rPr>
      </w:pPr>
    </w:p>
    <w:p w14:paraId="69B69DD4" w14:textId="1DD1BF76" w:rsidR="00817D5F" w:rsidRDefault="00817D5F" w:rsidP="00190742">
      <w:pPr>
        <w:pStyle w:val="PargrafodaLista"/>
        <w:rPr>
          <w:noProof/>
        </w:rPr>
      </w:pPr>
    </w:p>
    <w:p w14:paraId="12AAC57F" w14:textId="3C675262" w:rsidR="00817D5F" w:rsidRDefault="00817D5F" w:rsidP="00190742">
      <w:pPr>
        <w:pStyle w:val="PargrafodaLista"/>
        <w:rPr>
          <w:noProof/>
        </w:rPr>
      </w:pPr>
    </w:p>
    <w:p w14:paraId="62D04ABF" w14:textId="6BD076B9" w:rsidR="00817D5F" w:rsidRDefault="00817D5F" w:rsidP="00190742">
      <w:pPr>
        <w:pStyle w:val="PargrafodaLista"/>
        <w:rPr>
          <w:noProof/>
        </w:rPr>
      </w:pPr>
    </w:p>
    <w:p w14:paraId="37678248" w14:textId="18FDCD5D" w:rsidR="00817D5F" w:rsidRDefault="00817D5F" w:rsidP="00190742">
      <w:pPr>
        <w:pStyle w:val="PargrafodaLista"/>
        <w:rPr>
          <w:noProof/>
        </w:rPr>
      </w:pPr>
    </w:p>
    <w:p w14:paraId="5BBC2E04" w14:textId="5D3E495C" w:rsidR="00817D5F" w:rsidRDefault="00817D5F" w:rsidP="00190742">
      <w:pPr>
        <w:pStyle w:val="PargrafodaLista"/>
        <w:rPr>
          <w:noProof/>
        </w:rPr>
      </w:pPr>
    </w:p>
    <w:p w14:paraId="39913C91" w14:textId="13CD60F8" w:rsidR="00817D5F" w:rsidRDefault="00817D5F" w:rsidP="00190742">
      <w:pPr>
        <w:pStyle w:val="PargrafodaLista"/>
        <w:rPr>
          <w:noProof/>
        </w:rPr>
      </w:pPr>
    </w:p>
    <w:p w14:paraId="490DB8D9" w14:textId="77777777" w:rsidR="00817D5F" w:rsidRDefault="00817D5F" w:rsidP="00190742">
      <w:pPr>
        <w:pStyle w:val="PargrafodaLista"/>
        <w:rPr>
          <w:noProof/>
        </w:rPr>
      </w:pPr>
    </w:p>
    <w:p w14:paraId="6F209CC8" w14:textId="31962B7F" w:rsidR="00190742" w:rsidRDefault="00190742" w:rsidP="00BC69BF">
      <w:pPr>
        <w:pStyle w:val="PSDS-MarcadoresNivel2"/>
        <w:rPr>
          <w:rStyle w:val="nfase"/>
          <w:i w:val="0"/>
          <w:iCs w:val="0"/>
        </w:rPr>
      </w:pPr>
      <w:r>
        <w:rPr>
          <w:rStyle w:val="nfase"/>
          <w:i w:val="0"/>
          <w:iCs w:val="0"/>
        </w:rPr>
        <w:lastRenderedPageBreak/>
        <w:t>Protótipo da Tela de Pedidos</w:t>
      </w:r>
    </w:p>
    <w:p w14:paraId="690F718A" w14:textId="77777777" w:rsidR="00190742" w:rsidRDefault="00190742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3193511A" w14:textId="2E7943DC" w:rsidR="00190742" w:rsidRDefault="00E7313F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  <w:r>
        <w:rPr>
          <w:noProof/>
        </w:rPr>
        <w:drawing>
          <wp:inline distT="0" distB="0" distL="0" distR="0" wp14:anchorId="05BE9164" wp14:editId="09D1756D">
            <wp:extent cx="6122670" cy="33496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"/>
                    <a:stretch/>
                  </pic:blipFill>
                  <pic:spPr bwMode="auto">
                    <a:xfrm>
                      <a:off x="0" y="0"/>
                      <a:ext cx="6137282" cy="335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1F64" w14:textId="77777777" w:rsidR="00817D5F" w:rsidRDefault="00817D5F" w:rsidP="00190742">
      <w:pPr>
        <w:pStyle w:val="PSDS-MarcadoresNivel2"/>
        <w:numPr>
          <w:ilvl w:val="0"/>
          <w:numId w:val="0"/>
        </w:numPr>
        <w:ind w:left="792"/>
        <w:rPr>
          <w:rStyle w:val="nfase"/>
          <w:i w:val="0"/>
          <w:iCs w:val="0"/>
        </w:rPr>
      </w:pPr>
    </w:p>
    <w:p w14:paraId="40D0780D" w14:textId="73581FC4" w:rsidR="009D4724" w:rsidRDefault="009D4724" w:rsidP="00817D5F">
      <w:pPr>
        <w:ind w:firstLine="360"/>
      </w:pPr>
      <w:r>
        <w:t xml:space="preserve">Através da tela de pedidos é possível verificar </w:t>
      </w:r>
      <w:r w:rsidR="00BC6371">
        <w:t xml:space="preserve">os seus pedidos realizados, com </w:t>
      </w:r>
      <w:r w:rsidR="00D96806">
        <w:t>número</w:t>
      </w:r>
      <w:r w:rsidR="00BC6371">
        <w:t xml:space="preserve"> do pedido, </w:t>
      </w:r>
      <w:r w:rsidR="00AB559E">
        <w:t xml:space="preserve">endereço de entrega, </w:t>
      </w:r>
      <w:r w:rsidR="001851A9">
        <w:t xml:space="preserve">data estimada de entrega, </w:t>
      </w:r>
      <w:r w:rsidR="00346600">
        <w:t xml:space="preserve">cartão de </w:t>
      </w:r>
      <w:r w:rsidR="00594C73">
        <w:t>crédito</w:t>
      </w:r>
      <w:r w:rsidR="00346600">
        <w:t xml:space="preserve"> utilizado na compra, </w:t>
      </w:r>
      <w:r w:rsidR="00BC6371">
        <w:t xml:space="preserve">valor e status. </w:t>
      </w:r>
    </w:p>
    <w:p w14:paraId="158B1D7C" w14:textId="77777777" w:rsidR="00901122" w:rsidRPr="00A17277" w:rsidRDefault="00901122" w:rsidP="009D4724">
      <w:pPr>
        <w:pStyle w:val="PSDS-MarcadoresNivel2"/>
        <w:numPr>
          <w:ilvl w:val="0"/>
          <w:numId w:val="0"/>
        </w:numPr>
      </w:pPr>
      <w:bookmarkStart w:id="337" w:name="_Toc261616422"/>
    </w:p>
    <w:p w14:paraId="14F6CB62" w14:textId="77777777" w:rsidR="00BC69BF" w:rsidRPr="003C5B7C" w:rsidRDefault="00BC69BF" w:rsidP="009D4724">
      <w:pPr>
        <w:pStyle w:val="PSDS-MarcadoresNivel1"/>
      </w:pPr>
      <w:r>
        <w:t>Pós-condições</w:t>
      </w:r>
      <w:bookmarkEnd w:id="337"/>
      <w:r>
        <w:t xml:space="preserve"> </w:t>
      </w:r>
    </w:p>
    <w:p w14:paraId="5AE51DF4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</w:p>
    <w:p w14:paraId="22BB120D" w14:textId="77777777" w:rsidR="00BC69BF" w:rsidRDefault="003C5B7C" w:rsidP="00BC69BF">
      <w:pPr>
        <w:pStyle w:val="PSDS-MarcadoresNivel2"/>
        <w:tabs>
          <w:tab w:val="clear" w:pos="792"/>
          <w:tab w:val="num" w:pos="360"/>
        </w:tabs>
        <w:ind w:left="540" w:hanging="180"/>
        <w:rPr>
          <w:bCs/>
        </w:rPr>
      </w:pPr>
      <w:r>
        <w:t>Compra realizada com sucesso</w:t>
      </w:r>
    </w:p>
    <w:p w14:paraId="7DB05296" w14:textId="77777777" w:rsidR="00BC69BF" w:rsidRDefault="003C5B7C" w:rsidP="00BC69BF">
      <w:pPr>
        <w:pStyle w:val="PSDS-CorpodeTexto"/>
        <w:spacing w:before="120"/>
        <w:ind w:left="624"/>
        <w:jc w:val="both"/>
      </w:pPr>
      <w:r>
        <w:t xml:space="preserve">O pedido será registrado e será encaminhado para entrega. </w:t>
      </w:r>
    </w:p>
    <w:p w14:paraId="705D4AD6" w14:textId="77777777" w:rsidR="003C5B7C" w:rsidRPr="001718E2" w:rsidRDefault="003C5B7C" w:rsidP="003C5B7C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</w:p>
    <w:p w14:paraId="460CE7CE" w14:textId="77777777" w:rsidR="003C5B7C" w:rsidRDefault="003C5B7C" w:rsidP="003C5B7C">
      <w:pPr>
        <w:pStyle w:val="PSDS-MarcadoresNivel2"/>
        <w:tabs>
          <w:tab w:val="clear" w:pos="792"/>
          <w:tab w:val="num" w:pos="360"/>
        </w:tabs>
        <w:ind w:left="540" w:hanging="180"/>
        <w:rPr>
          <w:bCs/>
        </w:rPr>
      </w:pPr>
      <w:r>
        <w:t>Forma de pagamento recusada</w:t>
      </w:r>
    </w:p>
    <w:p w14:paraId="7825B19C" w14:textId="77777777" w:rsidR="003C5B7C" w:rsidRDefault="003C5B7C" w:rsidP="003C5B7C">
      <w:pPr>
        <w:pStyle w:val="PSDS-CorpodeTexto"/>
        <w:spacing w:before="120"/>
        <w:ind w:left="624"/>
        <w:jc w:val="both"/>
      </w:pPr>
      <w:r>
        <w:t xml:space="preserve">O pedido não será encaminhado para entrega. </w:t>
      </w:r>
    </w:p>
    <w:p w14:paraId="591B9D77" w14:textId="77777777" w:rsidR="003C5B7C" w:rsidRDefault="003C5B7C" w:rsidP="00BC69BF">
      <w:pPr>
        <w:pStyle w:val="PSDS-CorpodeTexto"/>
        <w:spacing w:before="120"/>
        <w:ind w:left="624"/>
        <w:jc w:val="both"/>
      </w:pPr>
    </w:p>
    <w:p w14:paraId="1374B85F" w14:textId="77777777" w:rsidR="00BC69BF" w:rsidRDefault="00BC69BF" w:rsidP="00BC69BF">
      <w:pPr>
        <w:pStyle w:val="PSDS-CorpodeTexto"/>
        <w:ind w:left="624"/>
        <w:jc w:val="both"/>
      </w:pPr>
    </w:p>
    <w:p w14:paraId="7FD1DBB1" w14:textId="5FB14BBB" w:rsidR="00BC69BF" w:rsidRDefault="00BC69BF" w:rsidP="00BC69BF">
      <w:pPr>
        <w:pStyle w:val="PSDS-MarcadoresNivel1"/>
        <w:jc w:val="both"/>
      </w:pPr>
      <w:bookmarkStart w:id="338" w:name="_Toc261616424"/>
      <w:r>
        <w:t>Requisitos Não-Funcionais</w:t>
      </w:r>
      <w:bookmarkEnd w:id="338"/>
      <w:r>
        <w:t xml:space="preserve"> </w:t>
      </w:r>
    </w:p>
    <w:p w14:paraId="2FB328AA" w14:textId="77777777" w:rsidR="009D4724" w:rsidRPr="009D4724" w:rsidRDefault="009D4724" w:rsidP="009D4724">
      <w:pPr>
        <w:pStyle w:val="PSDS-MarcadoresNivel2"/>
        <w:numPr>
          <w:ilvl w:val="0"/>
          <w:numId w:val="0"/>
        </w:numPr>
        <w:ind w:left="792"/>
      </w:pPr>
    </w:p>
    <w:tbl>
      <w:tblPr>
        <w:tblW w:w="0" w:type="auto"/>
        <w:tblInd w:w="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9"/>
      </w:tblGrid>
      <w:tr w:rsidR="001718E2" w:rsidRPr="001718E2" w14:paraId="560E954C" w14:textId="77777777" w:rsidTr="001718E2"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D1ABE98" w14:textId="77777777" w:rsidR="009D4724" w:rsidRPr="001718E2" w:rsidRDefault="009D4724" w:rsidP="001718E2">
            <w:pPr>
              <w:jc w:val="center"/>
              <w:rPr>
                <w:rFonts w:ascii="Calibri" w:eastAsia="Calibri" w:hAnsi="Calibri" w:cs="Calibri"/>
                <w:b/>
                <w:bCs/>
                <w:lang w:eastAsia="en-US"/>
              </w:rPr>
            </w:pPr>
            <w:r w:rsidRPr="001718E2">
              <w:rPr>
                <w:rFonts w:ascii="Calibri" w:eastAsia="Calibri" w:hAnsi="Calibri" w:cs="Calibri"/>
                <w:b/>
                <w:bCs/>
              </w:rPr>
              <w:t>Requisito</w:t>
            </w:r>
          </w:p>
        </w:tc>
      </w:tr>
      <w:tr w:rsidR="001718E2" w:rsidRPr="001718E2" w14:paraId="75FA587D" w14:textId="77777777" w:rsidTr="001718E2"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827AC6" w14:textId="77777777" w:rsidR="009D4724" w:rsidRPr="001718E2" w:rsidRDefault="009D4724">
            <w:pPr>
              <w:rPr>
                <w:rFonts w:ascii="Calibri" w:eastAsia="Calibri" w:hAnsi="Calibri" w:cs="Calibri"/>
                <w:sz w:val="20"/>
                <w:szCs w:val="20"/>
                <w:highlight w:val="yellow"/>
              </w:rPr>
            </w:pPr>
            <w:r w:rsidRPr="001718E2">
              <w:rPr>
                <w:rFonts w:ascii="Calibri" w:eastAsia="Calibri" w:hAnsi="Calibri" w:cs="Calibri"/>
                <w:sz w:val="20"/>
                <w:szCs w:val="20"/>
                <w:highlight w:val="yellow"/>
              </w:rPr>
              <w:t>RNF0042</w:t>
            </w:r>
          </w:p>
          <w:p w14:paraId="10ACC291" w14:textId="77777777" w:rsidR="009D4724" w:rsidRPr="001718E2" w:rsidRDefault="009D4724">
            <w:pPr>
              <w:rPr>
                <w:rFonts w:ascii="Calibri" w:eastAsia="Calibri" w:hAnsi="Calibri" w:cs="Times New Roman"/>
              </w:rPr>
            </w:pPr>
            <w:r w:rsidRPr="001718E2">
              <w:rPr>
                <w:rFonts w:ascii="Calibri" w:eastAsia="Calibri" w:hAnsi="Calibri" w:cs="Calibri"/>
                <w:sz w:val="20"/>
                <w:szCs w:val="20"/>
              </w:rPr>
              <w:t>Apresentar itens retirados do</w:t>
            </w:r>
          </w:p>
          <w:p w14:paraId="4EB0F6D6" w14:textId="77777777" w:rsidR="009D4724" w:rsidRDefault="009D4724">
            <w:r w:rsidRPr="001718E2">
              <w:rPr>
                <w:rFonts w:ascii="Calibri" w:eastAsia="Calibri" w:hAnsi="Calibri" w:cs="Calibri"/>
                <w:sz w:val="20"/>
                <w:szCs w:val="20"/>
              </w:rPr>
              <w:t>carrinho</w:t>
            </w:r>
          </w:p>
        </w:tc>
      </w:tr>
    </w:tbl>
    <w:p w14:paraId="034A24D7" w14:textId="77777777" w:rsidR="00BC69BF" w:rsidRDefault="00BC69BF" w:rsidP="003C5B7C">
      <w:pPr>
        <w:pStyle w:val="PSDS-CorpodeTexto"/>
        <w:jc w:val="both"/>
      </w:pPr>
    </w:p>
    <w:p w14:paraId="4E7410BD" w14:textId="32ED9A04" w:rsidR="00BC69BF" w:rsidRDefault="00BC69BF" w:rsidP="00BC69BF">
      <w:pPr>
        <w:pStyle w:val="PSDS-CorpodeTexto"/>
        <w:ind w:left="624"/>
        <w:jc w:val="both"/>
      </w:pPr>
    </w:p>
    <w:p w14:paraId="603A6331" w14:textId="3AFC438A" w:rsidR="00FF7ED0" w:rsidRDefault="00FF7ED0" w:rsidP="00BC69BF">
      <w:pPr>
        <w:pStyle w:val="PSDS-CorpodeTexto"/>
        <w:ind w:left="624"/>
        <w:jc w:val="both"/>
      </w:pPr>
    </w:p>
    <w:p w14:paraId="7AB7DED2" w14:textId="4E997E22" w:rsidR="00FF7ED0" w:rsidRDefault="00FF7ED0" w:rsidP="00BC69BF">
      <w:pPr>
        <w:pStyle w:val="PSDS-CorpodeTexto"/>
        <w:ind w:left="624"/>
        <w:jc w:val="both"/>
      </w:pPr>
    </w:p>
    <w:p w14:paraId="7188B81D" w14:textId="76D8AC39" w:rsidR="00FF7ED0" w:rsidRDefault="00FF7ED0" w:rsidP="00BC69BF">
      <w:pPr>
        <w:pStyle w:val="PSDS-CorpodeTexto"/>
        <w:ind w:left="624"/>
        <w:jc w:val="both"/>
      </w:pPr>
    </w:p>
    <w:p w14:paraId="7153F839" w14:textId="381E482C" w:rsidR="00FF7ED0" w:rsidRDefault="00FF7ED0" w:rsidP="00BC69BF">
      <w:pPr>
        <w:pStyle w:val="PSDS-CorpodeTexto"/>
        <w:ind w:left="624"/>
        <w:jc w:val="both"/>
      </w:pPr>
    </w:p>
    <w:p w14:paraId="7CC387B0" w14:textId="24F143BB" w:rsidR="00FF7ED0" w:rsidRDefault="00FF7ED0" w:rsidP="00BC69BF">
      <w:pPr>
        <w:pStyle w:val="PSDS-CorpodeTexto"/>
        <w:ind w:left="624"/>
        <w:jc w:val="both"/>
      </w:pPr>
    </w:p>
    <w:p w14:paraId="56C01188" w14:textId="77777777" w:rsidR="00FF7ED0" w:rsidRDefault="00FF7ED0" w:rsidP="00BC69BF">
      <w:pPr>
        <w:pStyle w:val="PSDS-CorpodeTexto"/>
        <w:ind w:left="624"/>
        <w:jc w:val="both"/>
      </w:pPr>
    </w:p>
    <w:p w14:paraId="55B30B30" w14:textId="77777777" w:rsidR="00BC69BF" w:rsidRPr="003C5B7C" w:rsidRDefault="00BC69BF" w:rsidP="003C5B7C">
      <w:pPr>
        <w:pStyle w:val="PSDS-MarcadoresNivel1"/>
        <w:jc w:val="both"/>
      </w:pPr>
      <w:bookmarkStart w:id="339" w:name="_Toc261616427"/>
      <w:r>
        <w:lastRenderedPageBreak/>
        <w:t>Observações</w:t>
      </w:r>
      <w:bookmarkEnd w:id="339"/>
      <w:r>
        <w:t xml:space="preserve"> </w:t>
      </w:r>
    </w:p>
    <w:p w14:paraId="50C109D4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8A2D83E" w14:textId="77777777" w:rsidR="00BC69BF" w:rsidRPr="00A6265D" w:rsidRDefault="00BC69BF" w:rsidP="00BC69BF">
      <w:pPr>
        <w:pStyle w:val="PSDS-MarcadoresNivel2"/>
        <w:rPr>
          <w:sz w:val="20"/>
        </w:rPr>
      </w:pPr>
      <w:bookmarkStart w:id="340" w:name="_Toc261616428"/>
      <w:r w:rsidRPr="00A6265D">
        <w:rPr>
          <w:sz w:val="20"/>
        </w:rPr>
        <w:t>Prioridade de desenvolvimento</w:t>
      </w:r>
      <w:bookmarkEnd w:id="340"/>
      <w:r w:rsidRPr="00A6265D">
        <w:rPr>
          <w:sz w:val="20"/>
        </w:rPr>
        <w:t xml:space="preserve"> </w:t>
      </w:r>
    </w:p>
    <w:p w14:paraId="3A4E8E47" w14:textId="77777777" w:rsidR="00BC69BF" w:rsidRDefault="00BC69BF" w:rsidP="00BC69BF">
      <w:pPr>
        <w:pStyle w:val="PSDS-CorpodeTexto"/>
        <w:numPr>
          <w:ilvl w:val="0"/>
          <w:numId w:val="40"/>
        </w:numPr>
        <w:jc w:val="both"/>
      </w:pPr>
      <w:r>
        <w:t>Alta</w:t>
      </w:r>
    </w:p>
    <w:p w14:paraId="72B505C4" w14:textId="77777777" w:rsidR="00BC69BF" w:rsidRDefault="00BC69BF" w:rsidP="00BC69BF">
      <w:pPr>
        <w:pStyle w:val="PSDS-CorpodeTexto"/>
        <w:ind w:left="1776"/>
        <w:jc w:val="both"/>
      </w:pPr>
    </w:p>
    <w:p w14:paraId="25AB3773" w14:textId="77777777" w:rsidR="00BC69BF" w:rsidRDefault="00BC69BF" w:rsidP="00BC69BF">
      <w:pPr>
        <w:pStyle w:val="PSDS-MarcadoresNivel1"/>
        <w:jc w:val="both"/>
      </w:pPr>
      <w:bookmarkStart w:id="341" w:name="_Toc261616429"/>
      <w:r>
        <w:t>Referências</w:t>
      </w:r>
      <w:bookmarkEnd w:id="341"/>
      <w:r>
        <w:t xml:space="preserve"> </w:t>
      </w:r>
    </w:p>
    <w:p w14:paraId="347B0B5F" w14:textId="77777777" w:rsidR="00BC69BF" w:rsidRPr="001718E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</w:p>
    <w:p w14:paraId="75E93504" w14:textId="4D5BDC4E" w:rsidR="007B6293" w:rsidRPr="00535434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</w:rPr>
      </w:pPr>
      <w:r w:rsidRPr="00535434">
        <w:rPr>
          <w:b w:val="0"/>
          <w:bCs/>
          <w:sz w:val="18"/>
          <w:szCs w:val="18"/>
        </w:rPr>
        <w:t xml:space="preserve">Documento de visão de projeto – </w:t>
      </w:r>
      <w:r w:rsidR="0083134C">
        <w:rPr>
          <w:b w:val="0"/>
          <w:bCs/>
          <w:sz w:val="18"/>
          <w:szCs w:val="18"/>
        </w:rPr>
        <w:t>Realm of Cards</w:t>
      </w:r>
    </w:p>
    <w:p w14:paraId="09C04242" w14:textId="0E6A3DBB" w:rsidR="007B6293" w:rsidRPr="00535434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</w:rPr>
      </w:pPr>
      <w:r w:rsidRPr="00535434">
        <w:rPr>
          <w:b w:val="0"/>
          <w:bCs/>
          <w:sz w:val="18"/>
          <w:szCs w:val="18"/>
        </w:rPr>
        <w:t xml:space="preserve">Documento de Requisitos – </w:t>
      </w:r>
      <w:r w:rsidR="00366817">
        <w:rPr>
          <w:b w:val="0"/>
          <w:bCs/>
          <w:sz w:val="18"/>
          <w:szCs w:val="18"/>
        </w:rPr>
        <w:t>Realm of Cards</w:t>
      </w:r>
    </w:p>
    <w:p w14:paraId="3B8D19B4" w14:textId="32FB64B3" w:rsidR="007B6293" w:rsidRPr="00535434" w:rsidRDefault="007B6293" w:rsidP="007B6293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</w:rPr>
      </w:pPr>
      <w:r w:rsidRPr="00535434">
        <w:rPr>
          <w:b w:val="0"/>
          <w:bCs/>
          <w:sz w:val="18"/>
          <w:szCs w:val="18"/>
        </w:rPr>
        <w:t xml:space="preserve">Documento de Arquitetura de Software – </w:t>
      </w:r>
      <w:r w:rsidR="00CC088F">
        <w:rPr>
          <w:b w:val="0"/>
          <w:bCs/>
          <w:sz w:val="18"/>
          <w:szCs w:val="18"/>
        </w:rPr>
        <w:t>Realm of Cards</w:t>
      </w:r>
    </w:p>
    <w:p w14:paraId="3A5A4A95" w14:textId="15CDA0AE" w:rsidR="00C0072B" w:rsidRDefault="007B6293" w:rsidP="007B6293">
      <w:pPr>
        <w:pStyle w:val="PSDS-CorpodeTexto"/>
        <w:jc w:val="both"/>
      </w:pPr>
      <w:r>
        <w:t xml:space="preserve">      </w:t>
      </w:r>
    </w:p>
    <w:p w14:paraId="34EC1091" w14:textId="77777777" w:rsidR="00C0072B" w:rsidRDefault="00C0072B" w:rsidP="00C0072B">
      <w:pPr>
        <w:pStyle w:val="PSDS-MarcadoresNivel1"/>
        <w:numPr>
          <w:ilvl w:val="0"/>
          <w:numId w:val="0"/>
        </w:numPr>
      </w:pPr>
    </w:p>
    <w:p w14:paraId="5F446DBB" w14:textId="77777777" w:rsidR="00574C98" w:rsidRDefault="00574C98" w:rsidP="00151FD1">
      <w:pPr>
        <w:jc w:val="both"/>
      </w:pPr>
    </w:p>
    <w:sectPr w:rsidR="00574C98" w:rsidSect="008D6773">
      <w:headerReference w:type="default" r:id="rId22"/>
      <w:headerReference w:type="first" r:id="rId23"/>
      <w:footerReference w:type="first" r:id="rId24"/>
      <w:pgSz w:w="11906" w:h="16838" w:code="9"/>
      <w:pgMar w:top="567" w:right="567" w:bottom="567" w:left="567" w:header="680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6DC7B" w14:textId="77777777" w:rsidR="00A26084" w:rsidRDefault="00A26084">
      <w:r>
        <w:separator/>
      </w:r>
    </w:p>
  </w:endnote>
  <w:endnote w:type="continuationSeparator" w:id="0">
    <w:p w14:paraId="2F1B6BEC" w14:textId="77777777" w:rsidR="00A26084" w:rsidRDefault="00A26084">
      <w:r>
        <w:continuationSeparator/>
      </w:r>
    </w:p>
  </w:endnote>
  <w:endnote w:type="continuationNotice" w:id="1">
    <w:p w14:paraId="33A193B6" w14:textId="77777777" w:rsidR="00A26084" w:rsidRDefault="00A260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61CD3" w14:textId="77777777" w:rsidR="00F45AC4" w:rsidRDefault="00F45AC4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3CA803" w14:textId="77777777" w:rsidR="00F45AC4" w:rsidRDefault="00F45AC4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ook w:val="01E0" w:firstRow="1" w:lastRow="1" w:firstColumn="1" w:lastColumn="1" w:noHBand="0" w:noVBand="0"/>
    </w:tblPr>
    <w:tblGrid>
      <w:gridCol w:w="10188"/>
      <w:gridCol w:w="497"/>
    </w:tblGrid>
    <w:tr w:rsidR="00F45AC4" w:rsidRPr="00A70F34" w14:paraId="784CD5E8" w14:textId="77777777" w:rsidTr="005A3D9D">
      <w:trPr>
        <w:trHeight w:val="170"/>
      </w:trPr>
      <w:tc>
        <w:tcPr>
          <w:tcW w:w="10188" w:type="dxa"/>
          <w:shd w:val="clear" w:color="auto" w:fill="632423"/>
        </w:tcPr>
        <w:p w14:paraId="53D22AAA" w14:textId="77777777" w:rsidR="00F45AC4" w:rsidRPr="00A70F34" w:rsidRDefault="00F45AC4" w:rsidP="005A3D9D">
          <w:pPr>
            <w:pStyle w:val="Rodap"/>
            <w:ind w:right="360"/>
            <w:rPr>
              <w:b/>
              <w:sz w:val="16"/>
              <w:szCs w:val="16"/>
            </w:rPr>
          </w:pPr>
        </w:p>
      </w:tc>
      <w:tc>
        <w:tcPr>
          <w:tcW w:w="497" w:type="dxa"/>
          <w:shd w:val="clear" w:color="auto" w:fill="DDDDDD"/>
          <w:vAlign w:val="center"/>
        </w:tcPr>
        <w:p w14:paraId="40BB9B97" w14:textId="77777777" w:rsidR="00F45AC4" w:rsidRPr="00A70F34" w:rsidRDefault="00F45AC4" w:rsidP="005A3D9D">
          <w:pPr>
            <w:pStyle w:val="Rodap"/>
            <w:jc w:val="center"/>
            <w:rPr>
              <w:b/>
              <w:sz w:val="16"/>
              <w:szCs w:val="16"/>
            </w:rPr>
          </w:pPr>
          <w:r w:rsidRPr="00A70F34">
            <w:rPr>
              <w:rStyle w:val="Nmerodepgina"/>
              <w:b/>
              <w:sz w:val="16"/>
              <w:szCs w:val="16"/>
            </w:rPr>
            <w:fldChar w:fldCharType="begin"/>
          </w:r>
          <w:r w:rsidRPr="00A70F34">
            <w:rPr>
              <w:rStyle w:val="Nmerodepgina"/>
              <w:b/>
              <w:sz w:val="16"/>
              <w:szCs w:val="16"/>
            </w:rPr>
            <w:instrText xml:space="preserve"> PAGE </w:instrText>
          </w:r>
          <w:r w:rsidRPr="00A70F34">
            <w:rPr>
              <w:rStyle w:val="Nmerodepgina"/>
              <w:b/>
              <w:sz w:val="16"/>
              <w:szCs w:val="16"/>
            </w:rPr>
            <w:fldChar w:fldCharType="separate"/>
          </w:r>
          <w:r>
            <w:rPr>
              <w:rStyle w:val="Nmerodepgina"/>
              <w:b/>
              <w:noProof/>
              <w:sz w:val="16"/>
              <w:szCs w:val="16"/>
            </w:rPr>
            <w:t>3</w:t>
          </w:r>
          <w:r w:rsidRPr="00A70F34">
            <w:rPr>
              <w:rStyle w:val="Nmerodepgina"/>
              <w:b/>
              <w:sz w:val="16"/>
              <w:szCs w:val="16"/>
            </w:rPr>
            <w:fldChar w:fldCharType="end"/>
          </w:r>
        </w:p>
      </w:tc>
    </w:tr>
  </w:tbl>
  <w:p w14:paraId="36B70E42" w14:textId="77777777" w:rsidR="00F45AC4" w:rsidRPr="003966AB" w:rsidRDefault="00F45AC4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02CFF" w14:textId="255ABD25" w:rsidR="00F45AC4" w:rsidRDefault="00F45AC4" w:rsidP="005938C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2D0AD04C" wp14:editId="10EE69BA">
          <wp:extent cx="2857500" cy="6667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21B220F" w14:textId="77777777" w:rsidR="00F45AC4" w:rsidRPr="00C46676" w:rsidRDefault="00F45AC4" w:rsidP="005938CC">
    <w:pPr>
      <w:pStyle w:val="Rodap"/>
      <w:jc w:val="center"/>
      <w:rPr>
        <w:del w:id="9" w:author="Rodrigo" w:date="2019-10-19T12:55:00Z"/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05F650C0" w14:textId="77777777" w:rsidR="00F45AC4" w:rsidRPr="00CF6630" w:rsidRDefault="00F45AC4" w:rsidP="00CF6630">
    <w:pPr>
      <w:pStyle w:val="Rodap"/>
      <w:rPr>
        <w:color w:val="999999"/>
        <w:sz w:val="18"/>
        <w:rPrChange w:id="10" w:author="Rodrigo" w:date="2019-10-19T12:55:00Z">
          <w:rPr/>
        </w:rPrChange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E95BD" w14:textId="77777777" w:rsidR="00F45AC4" w:rsidRPr="00341BE3" w:rsidRDefault="00F45AC4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06359CA" w14:textId="77777777" w:rsidR="00F45AC4" w:rsidRPr="003966AB" w:rsidRDefault="00F45AC4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83D51" w14:textId="77777777" w:rsidR="00A26084" w:rsidRDefault="00A26084">
      <w:r>
        <w:separator/>
      </w:r>
    </w:p>
  </w:footnote>
  <w:footnote w:type="continuationSeparator" w:id="0">
    <w:p w14:paraId="090E5539" w14:textId="77777777" w:rsidR="00A26084" w:rsidRDefault="00A26084">
      <w:r>
        <w:continuationSeparator/>
      </w:r>
    </w:p>
  </w:footnote>
  <w:footnote w:type="continuationNotice" w:id="1">
    <w:p w14:paraId="34D601B0" w14:textId="77777777" w:rsidR="00A26084" w:rsidRDefault="00A260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F45AC4" w14:paraId="37A2F115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0C217B29" w14:textId="77777777" w:rsidR="00F45AC4" w:rsidRDefault="00F45AC4" w:rsidP="00B40161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B7E966D" w14:textId="77777777" w:rsidR="00F45AC4" w:rsidRPr="00506628" w:rsidRDefault="00F45AC4" w:rsidP="00B40161">
          <w:pPr>
            <w:pStyle w:val="Cabealho"/>
            <w:rPr>
              <w:b/>
              <w:bCs/>
              <w:sz w:val="16"/>
            </w:rPr>
          </w:pP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25DDF30" w14:textId="77777777" w:rsidR="00F45AC4" w:rsidRPr="00F61B1C" w:rsidRDefault="00F45AC4" w:rsidP="00B40161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26481D90" w14:textId="77777777" w:rsidR="00F45AC4" w:rsidRPr="00CA1779" w:rsidRDefault="00F45AC4" w:rsidP="00B40161">
          <w:pPr>
            <w:pStyle w:val="Cabealho"/>
            <w:jc w:val="right"/>
            <w:rPr>
              <w:sz w:val="16"/>
            </w:rPr>
          </w:pPr>
        </w:p>
      </w:tc>
    </w:tr>
    <w:tr w:rsidR="00F45AC4" w:rsidRPr="00273548" w14:paraId="3B7226F1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1078F52" w14:textId="77777777" w:rsidR="00F45AC4" w:rsidRDefault="00F45AC4" w:rsidP="00B40161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1A11E45B" w14:textId="77777777" w:rsidR="00F45AC4" w:rsidRPr="00273548" w:rsidRDefault="00F45AC4" w:rsidP="00B40161">
          <w:pPr>
            <w:pStyle w:val="Cabealho"/>
            <w:rPr>
              <w:sz w:val="16"/>
              <w:lang w:val="en-US"/>
            </w:rPr>
          </w:pPr>
        </w:p>
      </w:tc>
    </w:tr>
  </w:tbl>
  <w:p w14:paraId="254CAD27" w14:textId="77777777" w:rsidR="00F45AC4" w:rsidRPr="00273548" w:rsidRDefault="00F45AC4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F45AC4" w:rsidRPr="00A70F34" w14:paraId="25548CA5" w14:textId="77777777" w:rsidTr="005A3D9D">
      <w:tc>
        <w:tcPr>
          <w:tcW w:w="1908" w:type="dxa"/>
          <w:shd w:val="clear" w:color="auto" w:fill="632423"/>
        </w:tcPr>
        <w:p w14:paraId="58DC0461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0BA0DE93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875F01" w14:textId="77777777" w:rsidR="00F45AC4" w:rsidRPr="00A70F34" w:rsidRDefault="00F45AC4" w:rsidP="005A3D9D">
          <w:pPr>
            <w:pStyle w:val="Cabealho"/>
            <w:rPr>
              <w:sz w:val="12"/>
              <w:szCs w:val="12"/>
            </w:rPr>
          </w:pPr>
        </w:p>
      </w:tc>
    </w:tr>
    <w:tr w:rsidR="00F45AC4" w:rsidRPr="00A70F34" w14:paraId="3EC758A5" w14:textId="77777777" w:rsidTr="005A3D9D">
      <w:tc>
        <w:tcPr>
          <w:tcW w:w="1908" w:type="dxa"/>
          <w:shd w:val="clear" w:color="auto" w:fill="D9D9D9"/>
        </w:tcPr>
        <w:p w14:paraId="37A46345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88112ED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4ABFE52A" w14:textId="77777777" w:rsidR="00F45AC4" w:rsidRPr="00A70F34" w:rsidRDefault="00F45AC4" w:rsidP="005A3D9D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F45AC4" w14:paraId="62373417" w14:textId="77777777" w:rsidTr="005A3D9D">
      <w:trPr>
        <w:trHeight w:val="226"/>
      </w:trPr>
      <w:tc>
        <w:tcPr>
          <w:tcW w:w="1908" w:type="dxa"/>
        </w:tcPr>
        <w:p w14:paraId="00A08A5C" w14:textId="77777777" w:rsidR="00F45AC4" w:rsidRPr="00A70F34" w:rsidRDefault="00F45AC4" w:rsidP="005A3D9D">
          <w:pPr>
            <w:pStyle w:val="Cabealho"/>
            <w:jc w:val="center"/>
            <w:rPr>
              <w:sz w:val="4"/>
              <w:szCs w:val="4"/>
            </w:rPr>
          </w:pPr>
        </w:p>
        <w:p w14:paraId="29E8ABC9" w14:textId="621E35C4" w:rsidR="00F45AC4" w:rsidRPr="00A70F34" w:rsidRDefault="00F45AC4" w:rsidP="005A3D9D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04B7912A" wp14:editId="4512178C">
                <wp:extent cx="1171575" cy="619125"/>
                <wp:effectExtent l="0" t="0" r="0" b="0"/>
                <wp:docPr id="10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5E1318FB" w14:textId="77777777" w:rsidR="00F45AC4" w:rsidRPr="00A70F34" w:rsidRDefault="00F45AC4" w:rsidP="005A3D9D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1DB24E28" w14:textId="01D58F1C" w:rsidR="009F5BBC" w:rsidRPr="00A70F34" w:rsidRDefault="00F45AC4" w:rsidP="009F5BBC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del w:id="342" w:author="Rodrigo" w:date="2019-10-19T12:55:00Z">
            <w:r w:rsidRPr="00A70F34">
              <w:rPr>
                <w:i/>
                <w:iCs/>
                <w:sz w:val="20"/>
                <w:szCs w:val="20"/>
              </w:rPr>
              <w:delText>[Nome do Projeto]</w:delText>
            </w:r>
          </w:del>
          <w:ins w:id="343" w:author="Rodrigo" w:date="2019-10-19T12:55:00Z">
            <w:r>
              <w:rPr>
                <w:i/>
                <w:iCs/>
                <w:sz w:val="20"/>
                <w:szCs w:val="20"/>
              </w:rPr>
              <w:t xml:space="preserve">E-Commerce </w:t>
            </w:r>
          </w:ins>
          <w:r w:rsidR="009F5BBC"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5C6D2527" w14:textId="05F1D3B8" w:rsidR="00F45AC4" w:rsidRDefault="00F45AC4" w:rsidP="005A3D9D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1148B314" wp14:editId="5B0FBDD1">
                <wp:extent cx="1685925" cy="704850"/>
                <wp:effectExtent l="0" t="0" r="0" b="0"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59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      </w:t>
          </w:r>
        </w:p>
      </w:tc>
    </w:tr>
  </w:tbl>
  <w:p w14:paraId="7AD637E9" w14:textId="77777777" w:rsidR="00F45AC4" w:rsidRPr="005938CC" w:rsidRDefault="00F45AC4" w:rsidP="005938C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F45AC4" w:rsidRPr="00CA1779" w14:paraId="1FDD645B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3737E8F2" w14:textId="4072436F" w:rsidR="00F45AC4" w:rsidRDefault="00F45AC4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68AE9EE1" wp14:editId="08BC721C">
                <wp:extent cx="1714500" cy="628650"/>
                <wp:effectExtent l="0" t="0" r="0" b="0"/>
                <wp:docPr id="12" name="Imagem 12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6F06154" w14:textId="77777777" w:rsidR="00F45AC4" w:rsidRPr="00506628" w:rsidRDefault="00F45AC4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7ED2D669" w14:textId="77777777" w:rsidR="00F45AC4" w:rsidRPr="00F61B1C" w:rsidRDefault="00F45AC4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797886EE" w14:textId="77777777" w:rsidR="00F45AC4" w:rsidRPr="00CA1779" w:rsidRDefault="00F45AC4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F45AC4" w:rsidRPr="00273548" w14:paraId="5FAA1071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B5FAF55" w14:textId="77777777" w:rsidR="00F45AC4" w:rsidRDefault="00F45AC4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70D61329" w14:textId="77777777" w:rsidR="00F45AC4" w:rsidRPr="00273548" w:rsidRDefault="00F45AC4" w:rsidP="00EF0E09">
          <w:pPr>
            <w:pStyle w:val="Cabealho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Subtítulo do Documento</w:t>
          </w:r>
        </w:p>
      </w:tc>
    </w:tr>
  </w:tbl>
  <w:p w14:paraId="1A45A555" w14:textId="77777777" w:rsidR="00F45AC4" w:rsidRDefault="00F45AC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2CA625C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9B215B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37BC86B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49304A1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A43280C8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8BCFE9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7186879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28D6F9F2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44609DD2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04160001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04160003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D022A1B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4" w15:restartNumberingAfterBreak="0">
    <w:nsid w:val="105D7D94"/>
    <w:multiLevelType w:val="multilevel"/>
    <w:tmpl w:val="8A289636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10653156"/>
    <w:multiLevelType w:val="hybridMultilevel"/>
    <w:tmpl w:val="C8644B70"/>
    <w:lvl w:ilvl="0" w:tplc="EBE43A7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A586B37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E5F6AC1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D2C529A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6A2DC00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BD8DC9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5618292E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B28C48E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1E840EA6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20473A"/>
    <w:multiLevelType w:val="hybridMultilevel"/>
    <w:tmpl w:val="9ACE35FC"/>
    <w:lvl w:ilvl="0" w:tplc="0416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9BB44B0"/>
    <w:multiLevelType w:val="hybridMultilevel"/>
    <w:tmpl w:val="E71CA888"/>
    <w:lvl w:ilvl="0" w:tplc="ADA4126C">
      <w:start w:val="1"/>
      <w:numFmt w:val="lowerLetter"/>
      <w:lvlText w:val="%1."/>
      <w:lvlJc w:val="left"/>
      <w:pPr>
        <w:tabs>
          <w:tab w:val="num" w:pos="1812"/>
        </w:tabs>
        <w:ind w:left="1812" w:hanging="360"/>
      </w:pPr>
      <w:rPr>
        <w:rFonts w:ascii="Arial" w:hAnsi="Arial" w:hint="default"/>
        <w:b/>
        <w:i w:val="0"/>
        <w:sz w:val="20"/>
      </w:rPr>
    </w:lvl>
    <w:lvl w:ilvl="1" w:tplc="B234E106">
      <w:start w:val="1"/>
      <w:numFmt w:val="bullet"/>
      <w:lvlText w:val="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  <w:b/>
        <w:i w:val="0"/>
        <w:sz w:val="20"/>
      </w:rPr>
    </w:lvl>
    <w:lvl w:ilvl="2" w:tplc="0416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32"/>
        </w:tabs>
        <w:ind w:left="61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52"/>
        </w:tabs>
        <w:ind w:left="68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72"/>
        </w:tabs>
        <w:ind w:left="7572" w:hanging="360"/>
      </w:pPr>
      <w:rPr>
        <w:rFonts w:ascii="Wingdings" w:hAnsi="Wingdings" w:hint="default"/>
      </w:rPr>
    </w:lvl>
  </w:abstractNum>
  <w:abstractNum w:abstractNumId="8" w15:restartNumberingAfterBreak="0">
    <w:nsid w:val="1A06193E"/>
    <w:multiLevelType w:val="multilevel"/>
    <w:tmpl w:val="70C00358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9" w15:restartNumberingAfterBreak="0">
    <w:nsid w:val="1CD54356"/>
    <w:multiLevelType w:val="multilevel"/>
    <w:tmpl w:val="540CDC9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945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0" w15:restartNumberingAfterBreak="0">
    <w:nsid w:val="20B02AFD"/>
    <w:multiLevelType w:val="hybridMultilevel"/>
    <w:tmpl w:val="60865E8E"/>
    <w:lvl w:ilvl="0" w:tplc="B0D6A402">
      <w:start w:val="1"/>
      <w:numFmt w:val="lowerLetter"/>
      <w:lvlText w:val="%1."/>
      <w:lvlJc w:val="left"/>
      <w:pPr>
        <w:tabs>
          <w:tab w:val="num" w:pos="1647"/>
        </w:tabs>
        <w:ind w:left="1647" w:hanging="55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72"/>
        </w:tabs>
        <w:ind w:left="217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92"/>
        </w:tabs>
        <w:ind w:left="289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12"/>
        </w:tabs>
        <w:ind w:left="361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32"/>
        </w:tabs>
        <w:ind w:left="433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52"/>
        </w:tabs>
        <w:ind w:left="505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72"/>
        </w:tabs>
        <w:ind w:left="577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92"/>
        </w:tabs>
        <w:ind w:left="649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12"/>
        </w:tabs>
        <w:ind w:left="7212" w:hanging="180"/>
      </w:pPr>
    </w:lvl>
  </w:abstractNum>
  <w:abstractNum w:abstractNumId="11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2" w15:restartNumberingAfterBreak="0">
    <w:nsid w:val="22072A1D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13" w15:restartNumberingAfterBreak="0">
    <w:nsid w:val="230A741F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4" w15:restartNumberingAfterBreak="0">
    <w:nsid w:val="25724308"/>
    <w:multiLevelType w:val="multilevel"/>
    <w:tmpl w:val="93C0B89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851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5" w15:restartNumberingAfterBreak="0">
    <w:nsid w:val="263C7EC7"/>
    <w:multiLevelType w:val="hybridMultilevel"/>
    <w:tmpl w:val="B3A20530"/>
    <w:lvl w:ilvl="0" w:tplc="10865866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CB540BAC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3D740B6A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571C4CE8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C1D6C512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CFCF4CA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A050B944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44A6AEC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58B8E91C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7E23249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17" w15:restartNumberingAfterBreak="0">
    <w:nsid w:val="291B193B"/>
    <w:multiLevelType w:val="hybridMultilevel"/>
    <w:tmpl w:val="22A0DDBC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C5149CB"/>
    <w:multiLevelType w:val="multilevel"/>
    <w:tmpl w:val="DDC2DB7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9" w15:restartNumberingAfterBreak="0">
    <w:nsid w:val="380836EA"/>
    <w:multiLevelType w:val="multilevel"/>
    <w:tmpl w:val="DC46F70C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 w:val="0"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0" w15:restartNumberingAfterBreak="0">
    <w:nsid w:val="3E741D0D"/>
    <w:multiLevelType w:val="hybridMultilevel"/>
    <w:tmpl w:val="4BC09864"/>
    <w:lvl w:ilvl="0" w:tplc="B6B84D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C44E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2C899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2C5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94473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108AB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9C18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6FC036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BEA3C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04648"/>
    <w:multiLevelType w:val="hybridMultilevel"/>
    <w:tmpl w:val="0C02E33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1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2D9534A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3" w15:restartNumberingAfterBreak="0">
    <w:nsid w:val="46171D7A"/>
    <w:multiLevelType w:val="hybridMultilevel"/>
    <w:tmpl w:val="079E85AE"/>
    <w:lvl w:ilvl="0" w:tplc="A82637B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E5466B3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7C1820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A1002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705CF1A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4B38FA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651696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65ECD4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562418C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444168"/>
    <w:multiLevelType w:val="hybridMultilevel"/>
    <w:tmpl w:val="ED3CB8B2"/>
    <w:lvl w:ilvl="0" w:tplc="0416001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03553A"/>
    <w:multiLevelType w:val="hybridMultilevel"/>
    <w:tmpl w:val="C79C2AC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EF4445"/>
    <w:multiLevelType w:val="hybridMultilevel"/>
    <w:tmpl w:val="814A994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8" w15:restartNumberingAfterBreak="0">
    <w:nsid w:val="64C774B4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718"/>
        </w:tabs>
        <w:ind w:left="271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438"/>
        </w:tabs>
        <w:ind w:left="343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158"/>
        </w:tabs>
        <w:ind w:left="415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878"/>
        </w:tabs>
        <w:ind w:left="487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598"/>
        </w:tabs>
        <w:ind w:left="559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318"/>
        </w:tabs>
        <w:ind w:left="631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038"/>
        </w:tabs>
        <w:ind w:left="703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758"/>
        </w:tabs>
        <w:ind w:left="7758" w:hanging="180"/>
      </w:pPr>
    </w:lvl>
  </w:abstractNum>
  <w:abstractNum w:abstractNumId="29" w15:restartNumberingAfterBreak="0">
    <w:nsid w:val="695F2D8D"/>
    <w:multiLevelType w:val="hybridMultilevel"/>
    <w:tmpl w:val="DDC09FEE"/>
    <w:lvl w:ilvl="0" w:tplc="04160001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035D4"/>
    <w:multiLevelType w:val="multilevel"/>
    <w:tmpl w:val="7598DC1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31" w15:restartNumberingAfterBreak="0">
    <w:nsid w:val="78187CC9"/>
    <w:multiLevelType w:val="hybridMultilevel"/>
    <w:tmpl w:val="39DAF1C8"/>
    <w:lvl w:ilvl="0" w:tplc="210E7DD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74D15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4DE5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5E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A694D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36E8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7AAF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761A2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32A55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DD76BE"/>
    <w:multiLevelType w:val="hybridMultilevel"/>
    <w:tmpl w:val="380ECAA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C1655B"/>
    <w:multiLevelType w:val="hybridMultilevel"/>
    <w:tmpl w:val="3EF8372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0"/>
  </w:num>
  <w:num w:numId="5">
    <w:abstractNumId w:val="29"/>
  </w:num>
  <w:num w:numId="6">
    <w:abstractNumId w:val="33"/>
  </w:num>
  <w:num w:numId="7">
    <w:abstractNumId w:val="1"/>
  </w:num>
  <w:num w:numId="8">
    <w:abstractNumId w:val="20"/>
  </w:num>
  <w:num w:numId="9">
    <w:abstractNumId w:val="21"/>
  </w:num>
  <w:num w:numId="10">
    <w:abstractNumId w:val="26"/>
  </w:num>
  <w:num w:numId="11">
    <w:abstractNumId w:val="23"/>
  </w:num>
  <w:num w:numId="12">
    <w:abstractNumId w:val="31"/>
  </w:num>
  <w:num w:numId="13">
    <w:abstractNumId w:val="32"/>
  </w:num>
  <w:num w:numId="14">
    <w:abstractNumId w:val="25"/>
  </w:num>
  <w:num w:numId="15">
    <w:abstractNumId w:val="24"/>
  </w:num>
  <w:num w:numId="16">
    <w:abstractNumId w:val="8"/>
  </w:num>
  <w:num w:numId="17">
    <w:abstractNumId w:val="4"/>
  </w:num>
  <w:num w:numId="18">
    <w:abstractNumId w:val="19"/>
  </w:num>
  <w:num w:numId="19">
    <w:abstractNumId w:val="13"/>
  </w:num>
  <w:num w:numId="20">
    <w:abstractNumId w:val="22"/>
  </w:num>
  <w:num w:numId="21">
    <w:abstractNumId w:val="6"/>
  </w:num>
  <w:num w:numId="22">
    <w:abstractNumId w:val="11"/>
  </w:num>
  <w:num w:numId="23">
    <w:abstractNumId w:val="9"/>
  </w:num>
  <w:num w:numId="24">
    <w:abstractNumId w:val="14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30"/>
  </w:num>
  <w:num w:numId="30">
    <w:abstractNumId w:val="11"/>
  </w:num>
  <w:num w:numId="31">
    <w:abstractNumId w:val="18"/>
  </w:num>
  <w:num w:numId="32">
    <w:abstractNumId w:val="11"/>
  </w:num>
  <w:num w:numId="33">
    <w:abstractNumId w:val="15"/>
  </w:num>
  <w:num w:numId="34">
    <w:abstractNumId w:val="11"/>
  </w:num>
  <w:num w:numId="35">
    <w:abstractNumId w:val="11"/>
  </w:num>
  <w:num w:numId="36">
    <w:abstractNumId w:val="27"/>
  </w:num>
  <w:num w:numId="3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3"/>
  </w:num>
  <w:num w:numId="42">
    <w:abstractNumId w:val="12"/>
  </w:num>
  <w:num w:numId="43">
    <w:abstractNumId w:val="16"/>
  </w:num>
  <w:num w:numId="44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232"/>
    <w:rsid w:val="00023AFD"/>
    <w:rsid w:val="00024DE0"/>
    <w:rsid w:val="0002502F"/>
    <w:rsid w:val="00027FB1"/>
    <w:rsid w:val="0003064A"/>
    <w:rsid w:val="00034D3C"/>
    <w:rsid w:val="00034D81"/>
    <w:rsid w:val="00036AF2"/>
    <w:rsid w:val="00037DF3"/>
    <w:rsid w:val="00044665"/>
    <w:rsid w:val="0004573A"/>
    <w:rsid w:val="0004606B"/>
    <w:rsid w:val="000524DB"/>
    <w:rsid w:val="0005671A"/>
    <w:rsid w:val="000637B2"/>
    <w:rsid w:val="0006597A"/>
    <w:rsid w:val="00067BA7"/>
    <w:rsid w:val="00076ECF"/>
    <w:rsid w:val="00082E55"/>
    <w:rsid w:val="00085AB3"/>
    <w:rsid w:val="0008600D"/>
    <w:rsid w:val="000926AA"/>
    <w:rsid w:val="00093D6D"/>
    <w:rsid w:val="00094ADE"/>
    <w:rsid w:val="000A00C6"/>
    <w:rsid w:val="000A2252"/>
    <w:rsid w:val="000A44DC"/>
    <w:rsid w:val="000A616E"/>
    <w:rsid w:val="000B1790"/>
    <w:rsid w:val="000B27E9"/>
    <w:rsid w:val="000B5D38"/>
    <w:rsid w:val="000B62C5"/>
    <w:rsid w:val="000B6F7A"/>
    <w:rsid w:val="000B75B4"/>
    <w:rsid w:val="000C2E3D"/>
    <w:rsid w:val="000D1578"/>
    <w:rsid w:val="000D1E2E"/>
    <w:rsid w:val="000D2A40"/>
    <w:rsid w:val="000D4248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3426"/>
    <w:rsid w:val="001059AC"/>
    <w:rsid w:val="00105AEE"/>
    <w:rsid w:val="001069D5"/>
    <w:rsid w:val="00106DB5"/>
    <w:rsid w:val="00113200"/>
    <w:rsid w:val="00114B6D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6AD"/>
    <w:rsid w:val="0013619F"/>
    <w:rsid w:val="00150999"/>
    <w:rsid w:val="00151FD1"/>
    <w:rsid w:val="00160177"/>
    <w:rsid w:val="001608C0"/>
    <w:rsid w:val="00165AE4"/>
    <w:rsid w:val="00170A6E"/>
    <w:rsid w:val="001718E2"/>
    <w:rsid w:val="00172BD4"/>
    <w:rsid w:val="00172C1C"/>
    <w:rsid w:val="00172CD9"/>
    <w:rsid w:val="0017316C"/>
    <w:rsid w:val="001741A4"/>
    <w:rsid w:val="00175B68"/>
    <w:rsid w:val="00184E77"/>
    <w:rsid w:val="001851A9"/>
    <w:rsid w:val="00187489"/>
    <w:rsid w:val="00190742"/>
    <w:rsid w:val="001917F4"/>
    <w:rsid w:val="001A0BBE"/>
    <w:rsid w:val="001A4AB4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840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5C21"/>
    <w:rsid w:val="00200389"/>
    <w:rsid w:val="002014D4"/>
    <w:rsid w:val="00201928"/>
    <w:rsid w:val="002023AD"/>
    <w:rsid w:val="00203FD5"/>
    <w:rsid w:val="0020721E"/>
    <w:rsid w:val="00212F98"/>
    <w:rsid w:val="00214114"/>
    <w:rsid w:val="00214B02"/>
    <w:rsid w:val="0022059F"/>
    <w:rsid w:val="00221865"/>
    <w:rsid w:val="00223207"/>
    <w:rsid w:val="00223A5C"/>
    <w:rsid w:val="00224C52"/>
    <w:rsid w:val="00225E6A"/>
    <w:rsid w:val="00230BBA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236B"/>
    <w:rsid w:val="0025443C"/>
    <w:rsid w:val="0025606F"/>
    <w:rsid w:val="0025695E"/>
    <w:rsid w:val="00256EF8"/>
    <w:rsid w:val="00260BF7"/>
    <w:rsid w:val="002614CD"/>
    <w:rsid w:val="00261C09"/>
    <w:rsid w:val="00261DA7"/>
    <w:rsid w:val="00262156"/>
    <w:rsid w:val="00263637"/>
    <w:rsid w:val="00271B4E"/>
    <w:rsid w:val="00271D8A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4E36"/>
    <w:rsid w:val="002A4E4B"/>
    <w:rsid w:val="002A50BA"/>
    <w:rsid w:val="002A5F79"/>
    <w:rsid w:val="002A6E5C"/>
    <w:rsid w:val="002B0584"/>
    <w:rsid w:val="002B27FB"/>
    <w:rsid w:val="002B5C32"/>
    <w:rsid w:val="002B67B4"/>
    <w:rsid w:val="002B7C94"/>
    <w:rsid w:val="002B7F0B"/>
    <w:rsid w:val="002C5A8D"/>
    <w:rsid w:val="002D0CF9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5110"/>
    <w:rsid w:val="002F7E10"/>
    <w:rsid w:val="00304534"/>
    <w:rsid w:val="00306BCF"/>
    <w:rsid w:val="00307D31"/>
    <w:rsid w:val="003139D8"/>
    <w:rsid w:val="003140A2"/>
    <w:rsid w:val="00314771"/>
    <w:rsid w:val="00315087"/>
    <w:rsid w:val="00315492"/>
    <w:rsid w:val="00315BB9"/>
    <w:rsid w:val="0031633F"/>
    <w:rsid w:val="00320ED1"/>
    <w:rsid w:val="0032283B"/>
    <w:rsid w:val="00326C33"/>
    <w:rsid w:val="00331570"/>
    <w:rsid w:val="00335515"/>
    <w:rsid w:val="00341BE3"/>
    <w:rsid w:val="00343343"/>
    <w:rsid w:val="00345213"/>
    <w:rsid w:val="00346600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2B4"/>
    <w:rsid w:val="00363784"/>
    <w:rsid w:val="00363E57"/>
    <w:rsid w:val="00364280"/>
    <w:rsid w:val="00364B63"/>
    <w:rsid w:val="00366817"/>
    <w:rsid w:val="00367ADC"/>
    <w:rsid w:val="00372CCC"/>
    <w:rsid w:val="00374643"/>
    <w:rsid w:val="00375491"/>
    <w:rsid w:val="00375C36"/>
    <w:rsid w:val="00376ABD"/>
    <w:rsid w:val="00377589"/>
    <w:rsid w:val="00377B4F"/>
    <w:rsid w:val="0038023A"/>
    <w:rsid w:val="00380E8E"/>
    <w:rsid w:val="00382106"/>
    <w:rsid w:val="003840DC"/>
    <w:rsid w:val="003864C6"/>
    <w:rsid w:val="003872C5"/>
    <w:rsid w:val="00387FB0"/>
    <w:rsid w:val="003945C5"/>
    <w:rsid w:val="003945F6"/>
    <w:rsid w:val="003966AB"/>
    <w:rsid w:val="00397CFA"/>
    <w:rsid w:val="003A05FD"/>
    <w:rsid w:val="003A2193"/>
    <w:rsid w:val="003A260B"/>
    <w:rsid w:val="003A67DE"/>
    <w:rsid w:val="003B2A41"/>
    <w:rsid w:val="003B4E4B"/>
    <w:rsid w:val="003C04AC"/>
    <w:rsid w:val="003C1465"/>
    <w:rsid w:val="003C19D7"/>
    <w:rsid w:val="003C5365"/>
    <w:rsid w:val="003C5B7C"/>
    <w:rsid w:val="003D10E1"/>
    <w:rsid w:val="003D345B"/>
    <w:rsid w:val="003D64A2"/>
    <w:rsid w:val="003D6D0C"/>
    <w:rsid w:val="003D7D49"/>
    <w:rsid w:val="003E02B9"/>
    <w:rsid w:val="003E1B8C"/>
    <w:rsid w:val="003E708A"/>
    <w:rsid w:val="003E76FB"/>
    <w:rsid w:val="003F08C1"/>
    <w:rsid w:val="003F255A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4155"/>
    <w:rsid w:val="00424832"/>
    <w:rsid w:val="00424EA7"/>
    <w:rsid w:val="004313EF"/>
    <w:rsid w:val="00432583"/>
    <w:rsid w:val="004331B1"/>
    <w:rsid w:val="0044161F"/>
    <w:rsid w:val="00442517"/>
    <w:rsid w:val="00442D14"/>
    <w:rsid w:val="00443295"/>
    <w:rsid w:val="004434F6"/>
    <w:rsid w:val="0044491A"/>
    <w:rsid w:val="00445950"/>
    <w:rsid w:val="0044644E"/>
    <w:rsid w:val="004508E4"/>
    <w:rsid w:val="00453B8C"/>
    <w:rsid w:val="004561EB"/>
    <w:rsid w:val="00456B5D"/>
    <w:rsid w:val="00461AC9"/>
    <w:rsid w:val="00464172"/>
    <w:rsid w:val="00470A21"/>
    <w:rsid w:val="004732F1"/>
    <w:rsid w:val="00473E28"/>
    <w:rsid w:val="004741D3"/>
    <w:rsid w:val="004750CD"/>
    <w:rsid w:val="00480FE7"/>
    <w:rsid w:val="00481676"/>
    <w:rsid w:val="00482043"/>
    <w:rsid w:val="00483210"/>
    <w:rsid w:val="004861A2"/>
    <w:rsid w:val="00486288"/>
    <w:rsid w:val="00490F48"/>
    <w:rsid w:val="004924C2"/>
    <w:rsid w:val="004970EE"/>
    <w:rsid w:val="004A2570"/>
    <w:rsid w:val="004A6A96"/>
    <w:rsid w:val="004A7280"/>
    <w:rsid w:val="004B00A2"/>
    <w:rsid w:val="004B28F8"/>
    <w:rsid w:val="004B2D45"/>
    <w:rsid w:val="004C111D"/>
    <w:rsid w:val="004C1A82"/>
    <w:rsid w:val="004C31F5"/>
    <w:rsid w:val="004C36F2"/>
    <w:rsid w:val="004C3713"/>
    <w:rsid w:val="004C3A38"/>
    <w:rsid w:val="004C636F"/>
    <w:rsid w:val="004C64F8"/>
    <w:rsid w:val="004C730D"/>
    <w:rsid w:val="004C7846"/>
    <w:rsid w:val="004D2D8A"/>
    <w:rsid w:val="004D4762"/>
    <w:rsid w:val="004D53E7"/>
    <w:rsid w:val="004D57EC"/>
    <w:rsid w:val="004D7421"/>
    <w:rsid w:val="004E2340"/>
    <w:rsid w:val="004E561A"/>
    <w:rsid w:val="004E5C3B"/>
    <w:rsid w:val="004F1034"/>
    <w:rsid w:val="004F1D55"/>
    <w:rsid w:val="004F2AD5"/>
    <w:rsid w:val="004F327A"/>
    <w:rsid w:val="004F48A2"/>
    <w:rsid w:val="004F7C3F"/>
    <w:rsid w:val="00503AC3"/>
    <w:rsid w:val="00504AF1"/>
    <w:rsid w:val="00507D63"/>
    <w:rsid w:val="00507D64"/>
    <w:rsid w:val="00510A8D"/>
    <w:rsid w:val="00511E08"/>
    <w:rsid w:val="00514663"/>
    <w:rsid w:val="00516577"/>
    <w:rsid w:val="00516C5D"/>
    <w:rsid w:val="005205C9"/>
    <w:rsid w:val="00520D54"/>
    <w:rsid w:val="00521FBF"/>
    <w:rsid w:val="00525B43"/>
    <w:rsid w:val="00526D51"/>
    <w:rsid w:val="00527E44"/>
    <w:rsid w:val="00532ADB"/>
    <w:rsid w:val="00535434"/>
    <w:rsid w:val="00535DC2"/>
    <w:rsid w:val="00542131"/>
    <w:rsid w:val="00545775"/>
    <w:rsid w:val="00550E9E"/>
    <w:rsid w:val="00552393"/>
    <w:rsid w:val="005529C7"/>
    <w:rsid w:val="00554BCA"/>
    <w:rsid w:val="005553F8"/>
    <w:rsid w:val="005611AB"/>
    <w:rsid w:val="005630E5"/>
    <w:rsid w:val="00565E1F"/>
    <w:rsid w:val="0057120C"/>
    <w:rsid w:val="00573BFF"/>
    <w:rsid w:val="00574BC7"/>
    <w:rsid w:val="00574C98"/>
    <w:rsid w:val="00575FE5"/>
    <w:rsid w:val="005762D4"/>
    <w:rsid w:val="00581AA2"/>
    <w:rsid w:val="00581CA7"/>
    <w:rsid w:val="00582CE3"/>
    <w:rsid w:val="00583623"/>
    <w:rsid w:val="00591867"/>
    <w:rsid w:val="005938CC"/>
    <w:rsid w:val="00594C73"/>
    <w:rsid w:val="005967B1"/>
    <w:rsid w:val="005A1183"/>
    <w:rsid w:val="005A3C76"/>
    <w:rsid w:val="005A3D9D"/>
    <w:rsid w:val="005A6462"/>
    <w:rsid w:val="005B2680"/>
    <w:rsid w:val="005B69EE"/>
    <w:rsid w:val="005B7204"/>
    <w:rsid w:val="005B7EAD"/>
    <w:rsid w:val="005C034A"/>
    <w:rsid w:val="005C08E6"/>
    <w:rsid w:val="005C3529"/>
    <w:rsid w:val="005D0BD9"/>
    <w:rsid w:val="005D21F5"/>
    <w:rsid w:val="005D5059"/>
    <w:rsid w:val="005D586F"/>
    <w:rsid w:val="005D7B8B"/>
    <w:rsid w:val="005E1119"/>
    <w:rsid w:val="005E4137"/>
    <w:rsid w:val="005E5237"/>
    <w:rsid w:val="005E5E9C"/>
    <w:rsid w:val="005E6CA8"/>
    <w:rsid w:val="005E6F28"/>
    <w:rsid w:val="005F0564"/>
    <w:rsid w:val="005F4537"/>
    <w:rsid w:val="005F4C68"/>
    <w:rsid w:val="0060190C"/>
    <w:rsid w:val="006027FE"/>
    <w:rsid w:val="0060628E"/>
    <w:rsid w:val="00606A53"/>
    <w:rsid w:val="00613788"/>
    <w:rsid w:val="00625079"/>
    <w:rsid w:val="00625778"/>
    <w:rsid w:val="00627C39"/>
    <w:rsid w:val="00630AC1"/>
    <w:rsid w:val="006314E6"/>
    <w:rsid w:val="00633585"/>
    <w:rsid w:val="006359AE"/>
    <w:rsid w:val="0063719B"/>
    <w:rsid w:val="006431BB"/>
    <w:rsid w:val="006433B0"/>
    <w:rsid w:val="00644B3C"/>
    <w:rsid w:val="00644CF7"/>
    <w:rsid w:val="00650B94"/>
    <w:rsid w:val="00657393"/>
    <w:rsid w:val="0066069A"/>
    <w:rsid w:val="00662DFE"/>
    <w:rsid w:val="006650BE"/>
    <w:rsid w:val="00670CD2"/>
    <w:rsid w:val="0067269C"/>
    <w:rsid w:val="006773CA"/>
    <w:rsid w:val="00684B69"/>
    <w:rsid w:val="00686F88"/>
    <w:rsid w:val="00692B04"/>
    <w:rsid w:val="006A1F28"/>
    <w:rsid w:val="006A3E30"/>
    <w:rsid w:val="006A5B3D"/>
    <w:rsid w:val="006A7F47"/>
    <w:rsid w:val="006B4C98"/>
    <w:rsid w:val="006B7CA7"/>
    <w:rsid w:val="006C3967"/>
    <w:rsid w:val="006C73CF"/>
    <w:rsid w:val="006C79AD"/>
    <w:rsid w:val="006D0F10"/>
    <w:rsid w:val="006D2166"/>
    <w:rsid w:val="006D2F6C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701232"/>
    <w:rsid w:val="00705FD2"/>
    <w:rsid w:val="0070799B"/>
    <w:rsid w:val="00710202"/>
    <w:rsid w:val="00715F45"/>
    <w:rsid w:val="007164DB"/>
    <w:rsid w:val="007241FD"/>
    <w:rsid w:val="0072515C"/>
    <w:rsid w:val="0072565C"/>
    <w:rsid w:val="00730BE6"/>
    <w:rsid w:val="0073261C"/>
    <w:rsid w:val="007365B1"/>
    <w:rsid w:val="007443E0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6499"/>
    <w:rsid w:val="007A04B3"/>
    <w:rsid w:val="007A1225"/>
    <w:rsid w:val="007A2173"/>
    <w:rsid w:val="007B2DE0"/>
    <w:rsid w:val="007B6293"/>
    <w:rsid w:val="007B7FC5"/>
    <w:rsid w:val="007C61C3"/>
    <w:rsid w:val="007C638E"/>
    <w:rsid w:val="007D4EC7"/>
    <w:rsid w:val="007D584C"/>
    <w:rsid w:val="007E0CC8"/>
    <w:rsid w:val="007E32F3"/>
    <w:rsid w:val="007E338B"/>
    <w:rsid w:val="007E599F"/>
    <w:rsid w:val="007E6ADA"/>
    <w:rsid w:val="007F0D48"/>
    <w:rsid w:val="00800256"/>
    <w:rsid w:val="00802642"/>
    <w:rsid w:val="008029EC"/>
    <w:rsid w:val="008030C4"/>
    <w:rsid w:val="00804713"/>
    <w:rsid w:val="00806904"/>
    <w:rsid w:val="0080784F"/>
    <w:rsid w:val="008102EE"/>
    <w:rsid w:val="00810E49"/>
    <w:rsid w:val="0081400B"/>
    <w:rsid w:val="0081456D"/>
    <w:rsid w:val="0081588E"/>
    <w:rsid w:val="00817D5F"/>
    <w:rsid w:val="008206F1"/>
    <w:rsid w:val="0082352F"/>
    <w:rsid w:val="0082393F"/>
    <w:rsid w:val="008242DE"/>
    <w:rsid w:val="0083134C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536BB"/>
    <w:rsid w:val="00860408"/>
    <w:rsid w:val="00860CF9"/>
    <w:rsid w:val="0086343B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197"/>
    <w:rsid w:val="008A2593"/>
    <w:rsid w:val="008A369D"/>
    <w:rsid w:val="008A54DB"/>
    <w:rsid w:val="008A799F"/>
    <w:rsid w:val="008B0D87"/>
    <w:rsid w:val="008B1105"/>
    <w:rsid w:val="008B1BD2"/>
    <w:rsid w:val="008B6826"/>
    <w:rsid w:val="008B6D8C"/>
    <w:rsid w:val="008B7B00"/>
    <w:rsid w:val="008C1249"/>
    <w:rsid w:val="008C5A01"/>
    <w:rsid w:val="008C7375"/>
    <w:rsid w:val="008C771A"/>
    <w:rsid w:val="008D2AE8"/>
    <w:rsid w:val="008D629F"/>
    <w:rsid w:val="008D6773"/>
    <w:rsid w:val="008D7732"/>
    <w:rsid w:val="008E2EF4"/>
    <w:rsid w:val="008E6472"/>
    <w:rsid w:val="008E7023"/>
    <w:rsid w:val="008E73B6"/>
    <w:rsid w:val="008E772B"/>
    <w:rsid w:val="008F40AE"/>
    <w:rsid w:val="008F4145"/>
    <w:rsid w:val="008F6281"/>
    <w:rsid w:val="00901122"/>
    <w:rsid w:val="0090149E"/>
    <w:rsid w:val="00910959"/>
    <w:rsid w:val="00914776"/>
    <w:rsid w:val="0091612F"/>
    <w:rsid w:val="00923C75"/>
    <w:rsid w:val="0092490C"/>
    <w:rsid w:val="00926599"/>
    <w:rsid w:val="009269A0"/>
    <w:rsid w:val="00927BF1"/>
    <w:rsid w:val="00927D8B"/>
    <w:rsid w:val="00933B6E"/>
    <w:rsid w:val="00933D67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0D8"/>
    <w:rsid w:val="009743FB"/>
    <w:rsid w:val="00974BB7"/>
    <w:rsid w:val="00976BCA"/>
    <w:rsid w:val="00980C87"/>
    <w:rsid w:val="0098582F"/>
    <w:rsid w:val="00990614"/>
    <w:rsid w:val="00992DD6"/>
    <w:rsid w:val="00993D1F"/>
    <w:rsid w:val="00996A28"/>
    <w:rsid w:val="00997FB2"/>
    <w:rsid w:val="009A039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6E2"/>
    <w:rsid w:val="009D4724"/>
    <w:rsid w:val="009D4B26"/>
    <w:rsid w:val="009D4DBE"/>
    <w:rsid w:val="009D58C8"/>
    <w:rsid w:val="009E19B5"/>
    <w:rsid w:val="009E399C"/>
    <w:rsid w:val="009E40DC"/>
    <w:rsid w:val="009E4B54"/>
    <w:rsid w:val="009E7387"/>
    <w:rsid w:val="009F0423"/>
    <w:rsid w:val="009F3960"/>
    <w:rsid w:val="009F437B"/>
    <w:rsid w:val="009F5546"/>
    <w:rsid w:val="009F5BBC"/>
    <w:rsid w:val="009F6F88"/>
    <w:rsid w:val="00A0051B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084"/>
    <w:rsid w:val="00A263E1"/>
    <w:rsid w:val="00A32301"/>
    <w:rsid w:val="00A34DBD"/>
    <w:rsid w:val="00A37932"/>
    <w:rsid w:val="00A43955"/>
    <w:rsid w:val="00A46A6A"/>
    <w:rsid w:val="00A51216"/>
    <w:rsid w:val="00A51284"/>
    <w:rsid w:val="00A5502F"/>
    <w:rsid w:val="00A562C0"/>
    <w:rsid w:val="00A57018"/>
    <w:rsid w:val="00A60E1A"/>
    <w:rsid w:val="00A621A9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0B1A"/>
    <w:rsid w:val="00AA181C"/>
    <w:rsid w:val="00AA2A02"/>
    <w:rsid w:val="00AA44A0"/>
    <w:rsid w:val="00AA72A0"/>
    <w:rsid w:val="00AA7666"/>
    <w:rsid w:val="00AB0A9E"/>
    <w:rsid w:val="00AB174C"/>
    <w:rsid w:val="00AB3958"/>
    <w:rsid w:val="00AB4A50"/>
    <w:rsid w:val="00AB559E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251D"/>
    <w:rsid w:val="00AD4C0F"/>
    <w:rsid w:val="00AD6F3E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060D1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2368E"/>
    <w:rsid w:val="00B2566A"/>
    <w:rsid w:val="00B32039"/>
    <w:rsid w:val="00B36516"/>
    <w:rsid w:val="00B36D17"/>
    <w:rsid w:val="00B37C5C"/>
    <w:rsid w:val="00B40161"/>
    <w:rsid w:val="00B437D3"/>
    <w:rsid w:val="00B4461F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4317"/>
    <w:rsid w:val="00B65685"/>
    <w:rsid w:val="00B71383"/>
    <w:rsid w:val="00B72124"/>
    <w:rsid w:val="00B72806"/>
    <w:rsid w:val="00B72827"/>
    <w:rsid w:val="00B8050A"/>
    <w:rsid w:val="00B80BE5"/>
    <w:rsid w:val="00B81EBC"/>
    <w:rsid w:val="00B859D4"/>
    <w:rsid w:val="00B92C97"/>
    <w:rsid w:val="00B941D9"/>
    <w:rsid w:val="00B95347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2641"/>
    <w:rsid w:val="00BC3688"/>
    <w:rsid w:val="00BC57ED"/>
    <w:rsid w:val="00BC6371"/>
    <w:rsid w:val="00BC69BF"/>
    <w:rsid w:val="00BD34F8"/>
    <w:rsid w:val="00BD3A06"/>
    <w:rsid w:val="00BD6238"/>
    <w:rsid w:val="00BD6E11"/>
    <w:rsid w:val="00BD6E2E"/>
    <w:rsid w:val="00BE10F5"/>
    <w:rsid w:val="00BE19B8"/>
    <w:rsid w:val="00BE2ECB"/>
    <w:rsid w:val="00BE3921"/>
    <w:rsid w:val="00BE55EB"/>
    <w:rsid w:val="00BE7CE2"/>
    <w:rsid w:val="00BF0A49"/>
    <w:rsid w:val="00BF1F9F"/>
    <w:rsid w:val="00BF6497"/>
    <w:rsid w:val="00BF7445"/>
    <w:rsid w:val="00C0072B"/>
    <w:rsid w:val="00C05074"/>
    <w:rsid w:val="00C05914"/>
    <w:rsid w:val="00C05BB0"/>
    <w:rsid w:val="00C07A2D"/>
    <w:rsid w:val="00C1279B"/>
    <w:rsid w:val="00C151E6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33B6"/>
    <w:rsid w:val="00C54B41"/>
    <w:rsid w:val="00C566F5"/>
    <w:rsid w:val="00C575C2"/>
    <w:rsid w:val="00C62FCE"/>
    <w:rsid w:val="00C64440"/>
    <w:rsid w:val="00C6581F"/>
    <w:rsid w:val="00C665D0"/>
    <w:rsid w:val="00C67C30"/>
    <w:rsid w:val="00C72463"/>
    <w:rsid w:val="00C727C7"/>
    <w:rsid w:val="00C72A06"/>
    <w:rsid w:val="00C75052"/>
    <w:rsid w:val="00C76F30"/>
    <w:rsid w:val="00C8331C"/>
    <w:rsid w:val="00C847DE"/>
    <w:rsid w:val="00C85E49"/>
    <w:rsid w:val="00C85FC4"/>
    <w:rsid w:val="00C86842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D75"/>
    <w:rsid w:val="00CA5F28"/>
    <w:rsid w:val="00CA662D"/>
    <w:rsid w:val="00CA7D77"/>
    <w:rsid w:val="00CB0E94"/>
    <w:rsid w:val="00CB1A16"/>
    <w:rsid w:val="00CB1F11"/>
    <w:rsid w:val="00CB3BE0"/>
    <w:rsid w:val="00CB7D58"/>
    <w:rsid w:val="00CC088F"/>
    <w:rsid w:val="00CC26B6"/>
    <w:rsid w:val="00CC3166"/>
    <w:rsid w:val="00CC3E9F"/>
    <w:rsid w:val="00CC44C9"/>
    <w:rsid w:val="00CD2662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630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34DAD"/>
    <w:rsid w:val="00D41FD3"/>
    <w:rsid w:val="00D427E2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859"/>
    <w:rsid w:val="00D82E5D"/>
    <w:rsid w:val="00D83168"/>
    <w:rsid w:val="00D83E4F"/>
    <w:rsid w:val="00D841EE"/>
    <w:rsid w:val="00D84915"/>
    <w:rsid w:val="00D91F2E"/>
    <w:rsid w:val="00D93D51"/>
    <w:rsid w:val="00D95B4D"/>
    <w:rsid w:val="00D95B8D"/>
    <w:rsid w:val="00D961F1"/>
    <w:rsid w:val="00D96806"/>
    <w:rsid w:val="00DA057F"/>
    <w:rsid w:val="00DA4C6A"/>
    <w:rsid w:val="00DA70D0"/>
    <w:rsid w:val="00DB0219"/>
    <w:rsid w:val="00DB121B"/>
    <w:rsid w:val="00DB4C09"/>
    <w:rsid w:val="00DB4F34"/>
    <w:rsid w:val="00DC247D"/>
    <w:rsid w:val="00DC288D"/>
    <w:rsid w:val="00DC2899"/>
    <w:rsid w:val="00DC379B"/>
    <w:rsid w:val="00DC3B7C"/>
    <w:rsid w:val="00DC3C72"/>
    <w:rsid w:val="00DC5AAA"/>
    <w:rsid w:val="00DC743E"/>
    <w:rsid w:val="00DD104F"/>
    <w:rsid w:val="00DD1AEE"/>
    <w:rsid w:val="00DD302F"/>
    <w:rsid w:val="00DD60AD"/>
    <w:rsid w:val="00DD6B6A"/>
    <w:rsid w:val="00DE092A"/>
    <w:rsid w:val="00DE1804"/>
    <w:rsid w:val="00DE3174"/>
    <w:rsid w:val="00DE38D8"/>
    <w:rsid w:val="00DE3909"/>
    <w:rsid w:val="00DE450A"/>
    <w:rsid w:val="00DF57DC"/>
    <w:rsid w:val="00E01E6A"/>
    <w:rsid w:val="00E026EF"/>
    <w:rsid w:val="00E02819"/>
    <w:rsid w:val="00E0555C"/>
    <w:rsid w:val="00E07E0E"/>
    <w:rsid w:val="00E12350"/>
    <w:rsid w:val="00E15E37"/>
    <w:rsid w:val="00E33F85"/>
    <w:rsid w:val="00E3707F"/>
    <w:rsid w:val="00E40174"/>
    <w:rsid w:val="00E4476A"/>
    <w:rsid w:val="00E44EEA"/>
    <w:rsid w:val="00E452BE"/>
    <w:rsid w:val="00E45C63"/>
    <w:rsid w:val="00E47488"/>
    <w:rsid w:val="00E478DA"/>
    <w:rsid w:val="00E50662"/>
    <w:rsid w:val="00E50DB7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313F"/>
    <w:rsid w:val="00E74867"/>
    <w:rsid w:val="00E75666"/>
    <w:rsid w:val="00E7715D"/>
    <w:rsid w:val="00E808C0"/>
    <w:rsid w:val="00E94195"/>
    <w:rsid w:val="00E94478"/>
    <w:rsid w:val="00E971F1"/>
    <w:rsid w:val="00EA0066"/>
    <w:rsid w:val="00EA3746"/>
    <w:rsid w:val="00EB0CF0"/>
    <w:rsid w:val="00EB0E07"/>
    <w:rsid w:val="00EB11A7"/>
    <w:rsid w:val="00EB3CEB"/>
    <w:rsid w:val="00EB4354"/>
    <w:rsid w:val="00EB5F00"/>
    <w:rsid w:val="00EB6432"/>
    <w:rsid w:val="00EB7F12"/>
    <w:rsid w:val="00EC15E2"/>
    <w:rsid w:val="00EC31FF"/>
    <w:rsid w:val="00EC420A"/>
    <w:rsid w:val="00EC6BC4"/>
    <w:rsid w:val="00ED033C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00FFF"/>
    <w:rsid w:val="00F1037D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5AC4"/>
    <w:rsid w:val="00F46969"/>
    <w:rsid w:val="00F46B2D"/>
    <w:rsid w:val="00F4795B"/>
    <w:rsid w:val="00F51754"/>
    <w:rsid w:val="00F52902"/>
    <w:rsid w:val="00F540E8"/>
    <w:rsid w:val="00F55A61"/>
    <w:rsid w:val="00F57A8A"/>
    <w:rsid w:val="00F61496"/>
    <w:rsid w:val="00F61B1C"/>
    <w:rsid w:val="00F622A3"/>
    <w:rsid w:val="00F62A03"/>
    <w:rsid w:val="00F63A7F"/>
    <w:rsid w:val="00F63D91"/>
    <w:rsid w:val="00F6465B"/>
    <w:rsid w:val="00F646CA"/>
    <w:rsid w:val="00F65825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0AF"/>
    <w:rsid w:val="00F932DE"/>
    <w:rsid w:val="00F935CA"/>
    <w:rsid w:val="00F9613A"/>
    <w:rsid w:val="00F97416"/>
    <w:rsid w:val="00FA0405"/>
    <w:rsid w:val="00FA103B"/>
    <w:rsid w:val="00FA29CE"/>
    <w:rsid w:val="00FA2B9C"/>
    <w:rsid w:val="00FA2C68"/>
    <w:rsid w:val="00FA47A2"/>
    <w:rsid w:val="00FA63EF"/>
    <w:rsid w:val="00FB0084"/>
    <w:rsid w:val="00FB20F3"/>
    <w:rsid w:val="00FB4934"/>
    <w:rsid w:val="00FB5422"/>
    <w:rsid w:val="00FB75DF"/>
    <w:rsid w:val="00FC0CC3"/>
    <w:rsid w:val="00FC5B3F"/>
    <w:rsid w:val="00FD1F30"/>
    <w:rsid w:val="00FD5356"/>
    <w:rsid w:val="00FE0A8E"/>
    <w:rsid w:val="00FE1A1C"/>
    <w:rsid w:val="00FE37A0"/>
    <w:rsid w:val="00FE50F6"/>
    <w:rsid w:val="00FE6164"/>
    <w:rsid w:val="00FE646F"/>
    <w:rsid w:val="00FE6C8B"/>
    <w:rsid w:val="00FF1BB2"/>
    <w:rsid w:val="00FF1E05"/>
    <w:rsid w:val="00FF2B52"/>
    <w:rsid w:val="00FF3468"/>
    <w:rsid w:val="00FF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9F0CB7"/>
  <w15:chartTrackingRefBased/>
  <w15:docId w15:val="{EC9671B6-DD3A-46ED-B678-69FE5C6A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4724"/>
    <w:rPr>
      <w:rFonts w:ascii="Arial" w:hAnsi="Arial" w:cs="Arial"/>
      <w:sz w:val="22"/>
      <w:szCs w:val="22"/>
      <w:lang w:val="pt-BR" w:eastAsia="pt-BR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4168C1"/>
    <w:pPr>
      <w:keepNext/>
      <w:tabs>
        <w:tab w:val="left" w:pos="1134"/>
      </w:tabs>
      <w:spacing w:before="240" w:after="240"/>
      <w:outlineLvl w:val="1"/>
    </w:pPr>
    <w:rPr>
      <w:b/>
      <w:bCs/>
      <w:iCs/>
      <w:sz w:val="26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17316C"/>
    <w:pPr>
      <w:tabs>
        <w:tab w:val="left" w:pos="440"/>
        <w:tab w:val="right" w:leader="dot" w:pos="10762"/>
      </w:tabs>
      <w:spacing w:before="120" w:after="120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szCs w:val="24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5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C0072B"/>
  </w:style>
  <w:style w:type="paragraph" w:customStyle="1" w:styleId="PSDS-Marcadores">
    <w:name w:val="PSDS - Marcadores"/>
    <w:basedOn w:val="Normal"/>
    <w:rsid w:val="00C0072B"/>
    <w:pPr>
      <w:numPr>
        <w:numId w:val="36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C0072B"/>
    <w:pPr>
      <w:numPr>
        <w:ilvl w:val="1"/>
        <w:numId w:val="36"/>
      </w:numPr>
    </w:pPr>
    <w:rPr>
      <w:rFonts w:cs="Times New Roman"/>
      <w:b/>
      <w:sz w:val="24"/>
      <w:szCs w:val="20"/>
    </w:rPr>
  </w:style>
  <w:style w:type="character" w:styleId="nfase">
    <w:name w:val="Emphasis"/>
    <w:qFormat/>
    <w:rsid w:val="00C0072B"/>
    <w:rPr>
      <w:i/>
      <w:iCs/>
    </w:rPr>
  </w:style>
  <w:style w:type="character" w:customStyle="1" w:styleId="RodapChar">
    <w:name w:val="Rodapé Char"/>
    <w:link w:val="Rodap"/>
    <w:rsid w:val="005938CC"/>
    <w:rPr>
      <w:rFonts w:ascii="Arial" w:hAnsi="Arial" w:cs="Arial"/>
      <w:sz w:val="22"/>
      <w:szCs w:val="22"/>
    </w:rPr>
  </w:style>
  <w:style w:type="character" w:styleId="MenoPendente">
    <w:name w:val="Unresolved Mention"/>
    <w:uiPriority w:val="99"/>
    <w:semiHidden/>
    <w:unhideWhenUsed/>
    <w:rsid w:val="00CF6630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FF1E05"/>
    <w:rPr>
      <w:rFonts w:ascii="Arial" w:hAnsi="Arial" w:cs="Arial"/>
      <w:sz w:val="22"/>
      <w:szCs w:val="22"/>
      <w:lang w:val="pt-BR" w:eastAsia="pt-BR"/>
    </w:rPr>
  </w:style>
  <w:style w:type="paragraph" w:styleId="Textodebalo">
    <w:name w:val="Balloon Text"/>
    <w:basedOn w:val="Normal"/>
    <w:link w:val="TextodebaloChar"/>
    <w:rsid w:val="00FF1E0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FF1E05"/>
    <w:rPr>
      <w:rFonts w:ascii="Segoe UI" w:hAnsi="Segoe UI" w:cs="Segoe UI"/>
      <w:sz w:val="18"/>
      <w:szCs w:val="18"/>
      <w:lang w:val="pt-BR" w:eastAsia="pt-BR"/>
    </w:rPr>
  </w:style>
  <w:style w:type="paragraph" w:styleId="PargrafodaLista">
    <w:name w:val="List Paragraph"/>
    <w:basedOn w:val="Normal"/>
    <w:uiPriority w:val="34"/>
    <w:qFormat/>
    <w:rsid w:val="0019074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9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AE29EB80CB741B243391635A1BBE6" ma:contentTypeVersion="2" ma:contentTypeDescription="Create a new document." ma:contentTypeScope="" ma:versionID="1cea4b064897afdbedcb587c2f82f10b">
  <xsd:schema xmlns:xsd="http://www.w3.org/2001/XMLSchema" xmlns:xs="http://www.w3.org/2001/XMLSchema" xmlns:p="http://schemas.microsoft.com/office/2006/metadata/properties" xmlns:ns3="740ff353-e513-4170-ac09-b9c7afe2ca77" targetNamespace="http://schemas.microsoft.com/office/2006/metadata/properties" ma:root="true" ma:fieldsID="78a9fa3dcbf6824c7cbc9c878aa476cf" ns3:_="">
    <xsd:import namespace="740ff353-e513-4170-ac09-b9c7afe2c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ff353-e513-4170-ac09-b9c7afe2c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852868-F7EA-4709-A0B1-F468BB7A75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E1CA6C-CE53-4DF6-A2EA-B2C96716ED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AC9F11A-6D66-4064-A18E-B4921A5669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ff353-e513-4170-ac09-b9c7afe2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14</Pages>
  <Words>2324</Words>
  <Characters>12554</Characters>
  <Application>Microsoft Office Word</Application>
  <DocSecurity>2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14849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_Toc261623122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_Toc261623121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_Toc261623120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_Toc261623119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_Toc261623118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_Toc261623117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_Toc261623116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_Toc261623115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_Toc261623113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_Toc261623111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_Toc261623110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_Toc261623109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_Toc261623108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_Toc261623107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_Toc261623106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_Toc261623105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_Toc261623104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_Toc261623103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_Toc261623102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_Toc261623101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_Toc261623100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_Toc261623099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subject/>
  <dc:creator>Marcos Arruda</dc:creator>
  <cp:keywords/>
  <dc:description/>
  <cp:lastModifiedBy>LUCAS CASCAO</cp:lastModifiedBy>
  <cp:revision>50</cp:revision>
  <cp:lastPrinted>2005-05-05T21:18:00Z</cp:lastPrinted>
  <dcterms:created xsi:type="dcterms:W3CDTF">2020-05-16T22:23:00Z</dcterms:created>
  <dcterms:modified xsi:type="dcterms:W3CDTF">2020-05-21T00:59:00Z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0x010100FDCAE29EB80CB741B243391635A1BBE6</vt:lpwstr>
  </property>
</Properties>
</file>