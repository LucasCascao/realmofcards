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F9815" w14:textId="77777777" w:rsidR="00C0072B" w:rsidRPr="00241685" w:rsidRDefault="00C0072B" w:rsidP="00C0072B">
      <w:pPr>
        <w:jc w:val="center"/>
        <w:rPr>
          <w:b/>
          <w:smallCaps/>
          <w:color w:val="999999"/>
          <w:sz w:val="72"/>
          <w:szCs w:val="72"/>
        </w:rPr>
      </w:pPr>
      <w:r>
        <w:rPr>
          <w:b/>
          <w:smallCaps/>
          <w:color w:val="999999"/>
          <w:sz w:val="72"/>
          <w:szCs w:val="72"/>
        </w:rPr>
        <w:t>Especificação de Caso de Uso</w:t>
      </w:r>
    </w:p>
    <w:p w14:paraId="3BEA1154" w14:textId="77777777" w:rsidR="008D6773" w:rsidRDefault="008D6773" w:rsidP="008D6773"/>
    <w:p w14:paraId="1DA7AA18" w14:textId="77777777" w:rsidR="008D6773" w:rsidRDefault="008D6773" w:rsidP="008D6773"/>
    <w:p w14:paraId="443527BF" w14:textId="77777777" w:rsidR="008D6773" w:rsidRDefault="008D6773" w:rsidP="008D6773"/>
    <w:p w14:paraId="464299BC" w14:textId="77777777" w:rsidR="008D6773" w:rsidRDefault="008D6773" w:rsidP="008D6773"/>
    <w:p w14:paraId="0410A8DA" w14:textId="77777777" w:rsidR="008D6773" w:rsidRPr="00241685" w:rsidRDefault="008D6773" w:rsidP="008D6773"/>
    <w:p w14:paraId="0E2A67B9" w14:textId="28A8BA89" w:rsidR="008D6773" w:rsidRPr="00AA7666" w:rsidRDefault="003C1465" w:rsidP="00DE38D8">
      <w:pPr>
        <w:jc w:val="center"/>
      </w:pPr>
      <w:r>
        <w:rPr>
          <w:noProof/>
        </w:rPr>
        <w:drawing>
          <wp:inline distT="0" distB="0" distL="0" distR="0" wp14:anchorId="12E5B8C5" wp14:editId="4DD96947">
            <wp:extent cx="6858000" cy="3429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9E459" w14:textId="77777777" w:rsidR="008D6773" w:rsidRPr="00AA7666" w:rsidRDefault="008D6773" w:rsidP="008D6773"/>
    <w:p w14:paraId="4119F064" w14:textId="77777777" w:rsidR="008D6773" w:rsidRDefault="008D6773" w:rsidP="008D6773">
      <w:pPr>
        <w:jc w:val="center"/>
        <w:rPr>
          <w:b/>
          <w:sz w:val="56"/>
          <w:szCs w:val="56"/>
        </w:rPr>
      </w:pPr>
    </w:p>
    <w:p w14:paraId="1B27FFCD" w14:textId="77777777" w:rsidR="008D6773" w:rsidRDefault="008D6773" w:rsidP="008D6773">
      <w:pPr>
        <w:jc w:val="center"/>
        <w:rPr>
          <w:b/>
          <w:sz w:val="56"/>
          <w:szCs w:val="56"/>
        </w:rPr>
      </w:pPr>
    </w:p>
    <w:p w14:paraId="688D1C49" w14:textId="77777777" w:rsidR="008D6773" w:rsidRPr="00AA7666" w:rsidRDefault="008D6773" w:rsidP="008D6773">
      <w:pPr>
        <w:jc w:val="center"/>
        <w:rPr>
          <w:del w:id="0" w:author="Rodrigo" w:date="2019-10-19T12:55:00Z"/>
          <w:b/>
          <w:sz w:val="56"/>
          <w:szCs w:val="56"/>
        </w:rPr>
      </w:pPr>
      <w:del w:id="1" w:author="Rodrigo" w:date="2019-10-19T12:55:00Z">
        <w:r>
          <w:rPr>
            <w:b/>
            <w:sz w:val="56"/>
            <w:szCs w:val="56"/>
          </w:rPr>
          <w:delText>[NOME PROJETO]</w:delText>
        </w:r>
      </w:del>
    </w:p>
    <w:p w14:paraId="0882FAEF" w14:textId="77777777" w:rsidR="008D6773" w:rsidRPr="00B17AB7" w:rsidRDefault="008D6773" w:rsidP="008D6773">
      <w:pPr>
        <w:pStyle w:val="CapaTexto"/>
        <w:ind w:left="0"/>
        <w:rPr>
          <w:del w:id="2" w:author="Rodrigo" w:date="2019-10-19T12:55:00Z"/>
          <w:lang w:val="pt-BR"/>
        </w:rPr>
      </w:pPr>
    </w:p>
    <w:p w14:paraId="23E15135" w14:textId="77777777" w:rsidR="008D6773" w:rsidRDefault="00341BE3" w:rsidP="008D6773">
      <w:pPr>
        <w:jc w:val="center"/>
        <w:rPr>
          <w:del w:id="3" w:author="Rodrigo" w:date="2019-10-19T12:55:00Z"/>
          <w:b/>
          <w:sz w:val="32"/>
          <w:szCs w:val="32"/>
        </w:rPr>
      </w:pPr>
      <w:del w:id="4" w:author="Rodrigo" w:date="2019-10-19T12:55:00Z">
        <w:r>
          <w:rPr>
            <w:b/>
            <w:sz w:val="32"/>
            <w:szCs w:val="32"/>
          </w:rPr>
          <w:delText>[OPCIONAL]</w:delText>
        </w:r>
      </w:del>
    </w:p>
    <w:p w14:paraId="15F52271" w14:textId="25268A61" w:rsidR="008D6773" w:rsidRPr="00AA7666" w:rsidRDefault="00CF6630" w:rsidP="008D6773">
      <w:pPr>
        <w:jc w:val="center"/>
        <w:rPr>
          <w:ins w:id="5" w:author="Rodrigo" w:date="2019-10-19T12:55:00Z"/>
          <w:b/>
          <w:sz w:val="56"/>
          <w:szCs w:val="56"/>
        </w:rPr>
      </w:pPr>
      <w:ins w:id="6" w:author="Rodrigo" w:date="2019-10-19T12:55:00Z">
        <w:r>
          <w:rPr>
            <w:b/>
            <w:sz w:val="56"/>
            <w:szCs w:val="56"/>
          </w:rPr>
          <w:t xml:space="preserve">E-Commerce </w:t>
        </w:r>
      </w:ins>
      <w:r w:rsidR="007A1225">
        <w:rPr>
          <w:b/>
          <w:sz w:val="56"/>
          <w:szCs w:val="56"/>
        </w:rPr>
        <w:t>Realm of Cards</w:t>
      </w:r>
    </w:p>
    <w:p w14:paraId="783707C3" w14:textId="77777777" w:rsidR="008D6773" w:rsidRPr="00B17AB7" w:rsidRDefault="008D6773" w:rsidP="008D6773">
      <w:pPr>
        <w:pStyle w:val="CapaTexto"/>
        <w:ind w:left="0"/>
        <w:rPr>
          <w:ins w:id="7" w:author="Rodrigo" w:date="2019-10-19T12:55:00Z"/>
          <w:lang w:val="pt-BR"/>
        </w:rPr>
      </w:pPr>
    </w:p>
    <w:p w14:paraId="7231C550" w14:textId="77777777" w:rsidR="008D6773" w:rsidRDefault="008D6773" w:rsidP="008D6773">
      <w:pPr>
        <w:jc w:val="center"/>
        <w:rPr>
          <w:ins w:id="8" w:author="Rodrigo" w:date="2019-10-19T12:55:00Z"/>
          <w:b/>
          <w:sz w:val="32"/>
          <w:szCs w:val="32"/>
        </w:rPr>
      </w:pPr>
    </w:p>
    <w:p w14:paraId="7A6B8977" w14:textId="77777777" w:rsidR="008D6773" w:rsidRPr="00B17AB7" w:rsidRDefault="008D6773" w:rsidP="008D6773"/>
    <w:p w14:paraId="0A85A0BB" w14:textId="77777777" w:rsidR="008D6773" w:rsidRDefault="008D6773" w:rsidP="008D6773"/>
    <w:p w14:paraId="4373DB35" w14:textId="77777777" w:rsidR="008D6773" w:rsidRDefault="008D6773" w:rsidP="008D6773"/>
    <w:p w14:paraId="4EAD5FB6" w14:textId="77777777" w:rsidR="008D6773" w:rsidRDefault="008D6773" w:rsidP="008D6773"/>
    <w:p w14:paraId="6C3DB2B0" w14:textId="77777777" w:rsidR="008D6773" w:rsidRDefault="008D6773" w:rsidP="008D6773"/>
    <w:p w14:paraId="15FD0785" w14:textId="77777777" w:rsidR="008D6773" w:rsidRDefault="008D6773" w:rsidP="008D6773">
      <w:pPr>
        <w:sectPr w:rsidR="008D6773" w:rsidSect="00B40161">
          <w:headerReference w:type="default" r:id="rId11"/>
          <w:footerReference w:type="even" r:id="rId12"/>
          <w:footerReference w:type="default" r:id="rId13"/>
          <w:footerReference w:type="first" r:id="rId14"/>
          <w:pgSz w:w="11906" w:h="16838" w:code="9"/>
          <w:pgMar w:top="851" w:right="567" w:bottom="851" w:left="567" w:header="680" w:footer="1701" w:gutter="0"/>
          <w:pgNumType w:start="1"/>
          <w:cols w:space="708"/>
          <w:titlePg/>
          <w:docGrid w:linePitch="360"/>
        </w:sectPr>
      </w:pPr>
    </w:p>
    <w:p w14:paraId="27163D47" w14:textId="77777777" w:rsidR="008D6773" w:rsidRPr="000524DB" w:rsidRDefault="008D6773" w:rsidP="008D6773"/>
    <w:p w14:paraId="1B399CF8" w14:textId="77777777" w:rsidR="008D6773" w:rsidRDefault="008D6773" w:rsidP="008D6773">
      <w:pPr>
        <w:jc w:val="center"/>
        <w:rPr>
          <w:b/>
          <w:sz w:val="28"/>
          <w:szCs w:val="28"/>
        </w:rPr>
      </w:pPr>
      <w:r w:rsidRPr="00E8403A">
        <w:rPr>
          <w:b/>
          <w:sz w:val="28"/>
          <w:szCs w:val="28"/>
        </w:rPr>
        <w:t xml:space="preserve">Histórico de </w:t>
      </w:r>
      <w:r w:rsidR="00DE38D8">
        <w:rPr>
          <w:b/>
          <w:sz w:val="28"/>
          <w:szCs w:val="28"/>
        </w:rPr>
        <w:t>Versões</w:t>
      </w:r>
    </w:p>
    <w:p w14:paraId="0C479736" w14:textId="77777777" w:rsidR="00DE38D8" w:rsidRPr="00E8403A" w:rsidRDefault="00DE38D8" w:rsidP="008D6773">
      <w:pPr>
        <w:jc w:val="center"/>
        <w:rPr>
          <w:b/>
          <w:sz w:val="28"/>
          <w:szCs w:val="28"/>
        </w:rPr>
      </w:pPr>
    </w:p>
    <w:tbl>
      <w:tblPr>
        <w:tblW w:w="107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"/>
        <w:gridCol w:w="1223"/>
        <w:gridCol w:w="992"/>
        <w:gridCol w:w="3686"/>
        <w:gridCol w:w="2174"/>
        <w:gridCol w:w="2626"/>
      </w:tblGrid>
      <w:tr w:rsidR="00DE38D8" w14:paraId="5030B39D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shd w:val="pct10" w:color="auto" w:fill="FFFFFF"/>
            <w:vAlign w:val="center"/>
          </w:tcPr>
          <w:p w14:paraId="3180A02D" w14:textId="77777777" w:rsidR="00DE38D8" w:rsidRDefault="00DE38D8" w:rsidP="00A70F34"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2" w:type="dxa"/>
            <w:shd w:val="pct10" w:color="auto" w:fill="FFFFFF"/>
            <w:vAlign w:val="center"/>
          </w:tcPr>
          <w:p w14:paraId="2E8DA29C" w14:textId="77777777" w:rsidR="00DE38D8" w:rsidRDefault="00DE38D8" w:rsidP="00A70F34"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686" w:type="dxa"/>
            <w:shd w:val="pct10" w:color="auto" w:fill="FFFFFF"/>
            <w:vAlign w:val="center"/>
          </w:tcPr>
          <w:p w14:paraId="0AA4005C" w14:textId="77777777" w:rsidR="00DE38D8" w:rsidRDefault="00DE38D8" w:rsidP="00A70F34"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174" w:type="dxa"/>
            <w:shd w:val="pct10" w:color="auto" w:fill="FFFFFF"/>
            <w:vAlign w:val="center"/>
          </w:tcPr>
          <w:p w14:paraId="50AE7A0D" w14:textId="77777777" w:rsidR="00DE38D8" w:rsidRDefault="00DE38D8" w:rsidP="00A70F34"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  <w:tc>
          <w:tcPr>
            <w:tcW w:w="2626" w:type="dxa"/>
            <w:shd w:val="pct10" w:color="auto" w:fill="FFFFFF"/>
            <w:vAlign w:val="center"/>
          </w:tcPr>
          <w:p w14:paraId="508D1A24" w14:textId="77777777" w:rsidR="00DE38D8" w:rsidRDefault="00DE38D8" w:rsidP="00A70F34"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Revisor</w:t>
            </w:r>
          </w:p>
        </w:tc>
      </w:tr>
      <w:tr w:rsidR="00DE38D8" w14:paraId="10A194F6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vAlign w:val="center"/>
          </w:tcPr>
          <w:p w14:paraId="77677462" w14:textId="482C99F3" w:rsidR="00DE38D8" w:rsidRPr="00DE38D8" w:rsidRDefault="00DE38D8" w:rsidP="00DE38D8">
            <w:pPr>
              <w:spacing w:before="120"/>
              <w:ind w:left="-108"/>
              <w:jc w:val="center"/>
              <w:rPr>
                <w:highlight w:val="yellow"/>
              </w:rPr>
            </w:pPr>
            <w:del w:id="11" w:author="Rodrigo" w:date="2019-10-19T12:55:00Z">
              <w:r w:rsidRPr="00C665D0">
                <w:delText>dd/mm/aa</w:delText>
              </w:r>
            </w:del>
            <w:ins w:id="12" w:author="Rodrigo" w:date="2019-10-19T12:55:00Z">
              <w:r w:rsidR="00CF6630" w:rsidRPr="00C665D0">
                <w:t>1</w:t>
              </w:r>
            </w:ins>
            <w:r w:rsidR="00C665D0">
              <w:t>6</w:t>
            </w:r>
            <w:ins w:id="13" w:author="Rodrigo" w:date="2019-10-19T12:55:00Z">
              <w:r w:rsidRPr="00C665D0">
                <w:t>/</w:t>
              </w:r>
            </w:ins>
            <w:r w:rsidR="00C665D0">
              <w:t>05</w:t>
            </w:r>
            <w:ins w:id="14" w:author="Rodrigo" w:date="2019-10-19T12:55:00Z">
              <w:r w:rsidRPr="00C665D0">
                <w:t>/</w:t>
              </w:r>
            </w:ins>
            <w:r w:rsidR="00C665D0">
              <w:t>20</w:t>
            </w:r>
          </w:p>
        </w:tc>
        <w:tc>
          <w:tcPr>
            <w:tcW w:w="992" w:type="dxa"/>
            <w:vAlign w:val="center"/>
          </w:tcPr>
          <w:p w14:paraId="56E8D873" w14:textId="77777777" w:rsidR="00DE38D8" w:rsidRPr="00DE38D8" w:rsidRDefault="00DE38D8" w:rsidP="00A70F34">
            <w:pPr>
              <w:pStyle w:val="PSDS-CorpodeTexto"/>
              <w:jc w:val="center"/>
              <w:rPr>
                <w:rFonts w:cs="Arial"/>
                <w:highlight w:val="yellow"/>
              </w:rPr>
            </w:pPr>
            <w:del w:id="15" w:author="Rodrigo" w:date="2019-10-19T12:55:00Z">
              <w:r w:rsidRPr="00C665D0">
                <w:rPr>
                  <w:rFonts w:cs="Arial"/>
                </w:rPr>
                <w:delText>x.y</w:delText>
              </w:r>
            </w:del>
            <w:ins w:id="16" w:author="Rodrigo" w:date="2019-10-19T12:55:00Z">
              <w:r w:rsidR="00CF6630" w:rsidRPr="00C665D0">
                <w:rPr>
                  <w:rFonts w:cs="Arial"/>
                </w:rPr>
                <w:t>1.0</w:t>
              </w:r>
            </w:ins>
          </w:p>
        </w:tc>
        <w:tc>
          <w:tcPr>
            <w:tcW w:w="3686" w:type="dxa"/>
            <w:vAlign w:val="center"/>
          </w:tcPr>
          <w:p w14:paraId="3DC48F91" w14:textId="77777777" w:rsidR="00DE38D8" w:rsidRPr="00DE38D8" w:rsidRDefault="00DE38D8" w:rsidP="00DE38D8">
            <w:pPr>
              <w:pStyle w:val="PSDS-CorpodeTexto"/>
              <w:jc w:val="center"/>
              <w:rPr>
                <w:rFonts w:cs="Arial"/>
                <w:highlight w:val="yellow"/>
              </w:rPr>
            </w:pPr>
            <w:del w:id="17" w:author="Rodrigo" w:date="2019-10-19T12:55:00Z">
              <w:r w:rsidRPr="00C665D0">
                <w:rPr>
                  <w:rFonts w:cs="Arial"/>
                </w:rPr>
                <w:delText xml:space="preserve">Uma breve descrição da versão em questão </w:delText>
              </w:r>
            </w:del>
            <w:ins w:id="18" w:author="Rodrigo" w:date="2019-10-19T12:55:00Z">
              <w:r w:rsidR="00CF6630" w:rsidRPr="00C665D0">
                <w:rPr>
                  <w:rFonts w:cs="Arial"/>
                </w:rPr>
                <w:t>Elaboração do Documento</w:t>
              </w:r>
            </w:ins>
          </w:p>
        </w:tc>
        <w:tc>
          <w:tcPr>
            <w:tcW w:w="2174" w:type="dxa"/>
            <w:vAlign w:val="center"/>
          </w:tcPr>
          <w:p w14:paraId="38C474B5" w14:textId="39293122" w:rsidR="00DE38D8" w:rsidRPr="00C665D0" w:rsidRDefault="00DE38D8" w:rsidP="00A70F34">
            <w:pPr>
              <w:pStyle w:val="PSDS-CorpodeTexto"/>
              <w:jc w:val="center"/>
              <w:rPr>
                <w:rFonts w:cs="Arial"/>
              </w:rPr>
            </w:pPr>
            <w:del w:id="19" w:author="Rodrigo" w:date="2019-10-19T12:55:00Z">
              <w:r w:rsidRPr="00C665D0">
                <w:rPr>
                  <w:rFonts w:cs="Arial"/>
                </w:rPr>
                <w:delText>Nome do Primeiro autor</w:delText>
              </w:r>
            </w:del>
            <w:r w:rsidR="00C665D0">
              <w:rPr>
                <w:rFonts w:cs="Arial"/>
              </w:rPr>
              <w:t>Lucas De A. R. Cascão</w:t>
            </w:r>
          </w:p>
        </w:tc>
        <w:tc>
          <w:tcPr>
            <w:tcW w:w="2626" w:type="dxa"/>
            <w:vAlign w:val="center"/>
          </w:tcPr>
          <w:p w14:paraId="63BE2515" w14:textId="721ADCC9" w:rsidR="00DE38D8" w:rsidRPr="00DE38D8" w:rsidRDefault="00DE38D8" w:rsidP="00A70F34">
            <w:pPr>
              <w:pStyle w:val="PSDS-CorpodeTexto"/>
              <w:jc w:val="center"/>
              <w:rPr>
                <w:rFonts w:cs="Arial"/>
                <w:highlight w:val="yellow"/>
              </w:rPr>
            </w:pPr>
            <w:del w:id="20" w:author="Rodrigo" w:date="2019-10-19T12:55:00Z">
              <w:r w:rsidRPr="00C665D0">
                <w:rPr>
                  <w:rFonts w:cs="Arial"/>
                </w:rPr>
                <w:delText>Nom dos possíveis revisores da versão</w:delText>
              </w:r>
            </w:del>
          </w:p>
        </w:tc>
      </w:tr>
      <w:tr w:rsidR="00DE38D8" w14:paraId="29CA0F30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vAlign w:val="center"/>
          </w:tcPr>
          <w:p w14:paraId="21DC5E49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1E19E3D9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6246C0B0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4F5B1D5E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75827B88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</w:tr>
      <w:tr w:rsidR="00DE38D8" w14:paraId="3C8F248C" w14:textId="77777777" w:rsidTr="00DE38D8">
        <w:trPr>
          <w:jc w:val="center"/>
        </w:trPr>
        <w:tc>
          <w:tcPr>
            <w:tcW w:w="1258" w:type="dxa"/>
            <w:gridSpan w:val="2"/>
            <w:vAlign w:val="center"/>
          </w:tcPr>
          <w:p w14:paraId="47B564CD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14E8E770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46037ACB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0E8AA60D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7810EE33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</w:tr>
      <w:tr w:rsidR="00DE38D8" w14:paraId="4F166E8E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vAlign w:val="center"/>
          </w:tcPr>
          <w:p w14:paraId="5A79D8D0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0F7F881F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2A95B799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4CB1341C" w14:textId="77777777" w:rsidR="00DE38D8" w:rsidRDefault="00DE38D8" w:rsidP="00DE38D8">
            <w:pPr>
              <w:pStyle w:val="PSDS-CorpodeTexto"/>
              <w:rPr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4528F39C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</w:tr>
      <w:tr w:rsidR="00DE38D8" w14:paraId="37CD3709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vAlign w:val="center"/>
          </w:tcPr>
          <w:p w14:paraId="2A9C10FC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40444D64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1759D7DD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6CBAE74A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5947EFF4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</w:tr>
      <w:tr w:rsidR="00DE38D8" w14:paraId="7CC06BF8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vAlign w:val="center"/>
          </w:tcPr>
          <w:p w14:paraId="56C5347A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667B0ED9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19F59591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7D77A361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71C3B9EB" w14:textId="77777777" w:rsidR="00DE38D8" w:rsidRDefault="00DE38D8" w:rsidP="00A70F34">
            <w:pPr>
              <w:pStyle w:val="PSDS-CorpodeTexto"/>
              <w:jc w:val="center"/>
              <w:rPr>
                <w:rFonts w:cs="Arial"/>
              </w:rPr>
            </w:pPr>
          </w:p>
        </w:tc>
      </w:tr>
      <w:tr w:rsidR="00DE38D8" w14:paraId="38E17BD8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vAlign w:val="center"/>
          </w:tcPr>
          <w:p w14:paraId="7CFB162E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478EE41D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4FD1FAAF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458AF6B9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7F27E74D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</w:tr>
      <w:tr w:rsidR="00DE38D8" w14:paraId="6FA3D762" w14:textId="77777777" w:rsidTr="00DE38D8">
        <w:trPr>
          <w:gridBefore w:val="1"/>
          <w:wBefore w:w="35" w:type="dxa"/>
          <w:jc w:val="center"/>
        </w:trPr>
        <w:tc>
          <w:tcPr>
            <w:tcW w:w="1223" w:type="dxa"/>
            <w:vAlign w:val="center"/>
          </w:tcPr>
          <w:p w14:paraId="3D58E583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1669967A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6BBE8F86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0894F348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5545BE56" w14:textId="77777777" w:rsidR="00DE38D8" w:rsidRDefault="00DE38D8" w:rsidP="00A70F34">
            <w:pPr>
              <w:pStyle w:val="PSDS-CorpodeTexto"/>
              <w:rPr>
                <w:rFonts w:cs="Arial"/>
              </w:rPr>
            </w:pPr>
          </w:p>
        </w:tc>
      </w:tr>
    </w:tbl>
    <w:p w14:paraId="7B8ACB40" w14:textId="77777777" w:rsidR="008D6773" w:rsidRPr="00FD382A" w:rsidRDefault="008D6773" w:rsidP="008D6773">
      <w:pPr>
        <w:rPr>
          <w:b/>
        </w:rPr>
      </w:pPr>
    </w:p>
    <w:p w14:paraId="16A451CF" w14:textId="77777777" w:rsidR="00510A8D" w:rsidRPr="004D53E7" w:rsidRDefault="00510A8D" w:rsidP="00510A8D"/>
    <w:p w14:paraId="38E339E8" w14:textId="77777777" w:rsidR="008D6773" w:rsidRDefault="008D6773" w:rsidP="008D6773">
      <w:pPr>
        <w:jc w:val="center"/>
        <w:rPr>
          <w:b/>
        </w:rPr>
      </w:pPr>
      <w:r>
        <w:rPr>
          <w:b/>
        </w:rPr>
        <w:br w:type="page"/>
      </w:r>
    </w:p>
    <w:p w14:paraId="00314C9B" w14:textId="77777777" w:rsidR="00C0072B" w:rsidRPr="00AE2E18" w:rsidRDefault="00C0072B" w:rsidP="00C0072B">
      <w:pPr>
        <w:jc w:val="right"/>
        <w:rPr>
          <w:b/>
          <w:bCs/>
          <w:color w:val="001C4E"/>
          <w:sz w:val="24"/>
          <w:szCs w:val="24"/>
        </w:rPr>
      </w:pPr>
    </w:p>
    <w:p w14:paraId="7E54892E" w14:textId="77777777" w:rsidR="00C0072B" w:rsidRDefault="00C0072B" w:rsidP="00C0072B">
      <w:pPr>
        <w:pStyle w:val="PSDS-CorpodeTexto"/>
        <w:jc w:val="both"/>
      </w:pPr>
    </w:p>
    <w:tbl>
      <w:tblPr>
        <w:tblW w:w="9107" w:type="dxa"/>
        <w:jc w:val="center"/>
        <w:tblLayout w:type="fixed"/>
        <w:tblLook w:val="0000" w:firstRow="0" w:lastRow="0" w:firstColumn="0" w:lastColumn="0" w:noHBand="0" w:noVBand="0"/>
      </w:tblPr>
      <w:tblGrid>
        <w:gridCol w:w="2015"/>
        <w:gridCol w:w="7092"/>
      </w:tblGrid>
      <w:tr w:rsidR="00C0072B" w:rsidRPr="00A873DB" w14:paraId="3DE95A13" w14:textId="77777777" w:rsidTr="004C3713">
        <w:trPr>
          <w:trHeight w:val="375"/>
          <w:jc w:val="center"/>
        </w:trPr>
        <w:tc>
          <w:tcPr>
            <w:tcW w:w="2015" w:type="dxa"/>
          </w:tcPr>
          <w:p w14:paraId="0C1FB6BB" w14:textId="77777777" w:rsidR="00C0072B" w:rsidRPr="00A873DB" w:rsidRDefault="00C0072B" w:rsidP="004C3713">
            <w:pPr>
              <w:pStyle w:val="Capa4"/>
              <w:ind w:left="0"/>
              <w:jc w:val="right"/>
              <w:rPr>
                <w:rFonts w:cs="Arial"/>
                <w:b/>
                <w:bCs/>
                <w:sz w:val="24"/>
              </w:rPr>
            </w:pPr>
            <w:r w:rsidRPr="00A873DB">
              <w:rPr>
                <w:rFonts w:cs="Arial"/>
                <w:b/>
                <w:bCs/>
                <w:sz w:val="24"/>
              </w:rPr>
              <w:t>Cliente</w:t>
            </w:r>
          </w:p>
        </w:tc>
        <w:tc>
          <w:tcPr>
            <w:tcW w:w="7092" w:type="dxa"/>
          </w:tcPr>
          <w:p w14:paraId="37B1DFF4" w14:textId="77777777" w:rsidR="00C0072B" w:rsidRPr="00A873DB" w:rsidRDefault="000B27E9" w:rsidP="004C3713">
            <w:pPr>
              <w:pStyle w:val="Capa4"/>
              <w:ind w:left="0"/>
              <w:jc w:val="left"/>
              <w:rPr>
                <w:rFonts w:cs="Arial"/>
                <w:sz w:val="24"/>
              </w:rPr>
            </w:pPr>
            <w:del w:id="21" w:author="Rodrigo" w:date="2019-10-19T12:55:00Z">
              <w:r>
                <w:rPr>
                  <w:rFonts w:cs="Arial"/>
                  <w:sz w:val="24"/>
                </w:rPr>
                <w:delText>FATEC</w:delText>
              </w:r>
              <w:r w:rsidR="00C0072B">
                <w:rPr>
                  <w:rFonts w:cs="Arial"/>
                  <w:sz w:val="24"/>
                </w:rPr>
                <w:delText xml:space="preserve">  - Interno</w:delText>
              </w:r>
            </w:del>
            <w:ins w:id="22" w:author="Rodrigo" w:date="2019-10-19T12:55:00Z">
              <w:r w:rsidR="00CF6630">
                <w:rPr>
                  <w:rFonts w:cs="Arial"/>
                  <w:sz w:val="24"/>
                </w:rPr>
                <w:t>Loja Zero1 Games</w:t>
              </w:r>
            </w:ins>
          </w:p>
        </w:tc>
      </w:tr>
      <w:tr w:rsidR="00C0072B" w:rsidRPr="00A873DB" w14:paraId="1370527D" w14:textId="77777777" w:rsidTr="004C3713">
        <w:trPr>
          <w:trHeight w:val="375"/>
          <w:jc w:val="center"/>
        </w:trPr>
        <w:tc>
          <w:tcPr>
            <w:tcW w:w="2015" w:type="dxa"/>
          </w:tcPr>
          <w:p w14:paraId="3C315ADA" w14:textId="77777777" w:rsidR="00C0072B" w:rsidRPr="00A873DB" w:rsidRDefault="00C0072B" w:rsidP="004C3713">
            <w:pPr>
              <w:pStyle w:val="Capa4"/>
              <w:ind w:left="0"/>
              <w:jc w:val="right"/>
              <w:rPr>
                <w:rFonts w:cs="Arial"/>
                <w:b/>
                <w:bCs/>
                <w:sz w:val="24"/>
              </w:rPr>
            </w:pPr>
            <w:r w:rsidRPr="00A873DB">
              <w:rPr>
                <w:rFonts w:cs="Arial"/>
                <w:b/>
                <w:bCs/>
                <w:sz w:val="24"/>
              </w:rPr>
              <w:t>Documento</w:t>
            </w:r>
          </w:p>
        </w:tc>
        <w:tc>
          <w:tcPr>
            <w:tcW w:w="7092" w:type="dxa"/>
          </w:tcPr>
          <w:p w14:paraId="4C772FC4" w14:textId="72F21FDD" w:rsidR="00C0072B" w:rsidRPr="00C0072B" w:rsidRDefault="00C0072B" w:rsidP="004C3713">
            <w:pPr>
              <w:pStyle w:val="Capa4"/>
              <w:ind w:left="0"/>
              <w:jc w:val="left"/>
              <w:rPr>
                <w:rFonts w:cs="Arial"/>
                <w:sz w:val="22"/>
                <w:szCs w:val="22"/>
              </w:rPr>
            </w:pPr>
            <w:r w:rsidRPr="00C0072B">
              <w:rPr>
                <w:sz w:val="22"/>
                <w:szCs w:val="22"/>
              </w:rPr>
              <w:t xml:space="preserve">Especificação de Caso de Uso: </w:t>
            </w:r>
            <w:del w:id="23" w:author="Rodrigo" w:date="2019-10-19T12:55:00Z">
              <w:r w:rsidRPr="00C0072B">
                <w:rPr>
                  <w:i/>
                  <w:iCs/>
                  <w:sz w:val="22"/>
                  <w:szCs w:val="22"/>
                </w:rPr>
                <w:delText>Manter Cadastro de Escolas</w:delText>
              </w:r>
            </w:del>
            <w:r w:rsidR="004E561A">
              <w:rPr>
                <w:i/>
                <w:iCs/>
                <w:sz w:val="22"/>
                <w:szCs w:val="22"/>
              </w:rPr>
              <w:t>Gerenciar Pedido</w:t>
            </w:r>
          </w:p>
        </w:tc>
      </w:tr>
      <w:tr w:rsidR="00C0072B" w:rsidRPr="00A873DB" w14:paraId="3F7B4141" w14:textId="77777777" w:rsidTr="004C3713">
        <w:trPr>
          <w:trHeight w:val="375"/>
          <w:jc w:val="center"/>
        </w:trPr>
        <w:tc>
          <w:tcPr>
            <w:tcW w:w="2015" w:type="dxa"/>
          </w:tcPr>
          <w:p w14:paraId="5719488B" w14:textId="77777777" w:rsidR="00C0072B" w:rsidRPr="00A873DB" w:rsidRDefault="00C0072B" w:rsidP="004C3713">
            <w:pPr>
              <w:pStyle w:val="Capa4"/>
              <w:ind w:left="0"/>
              <w:jc w:val="right"/>
              <w:rPr>
                <w:rFonts w:cs="Arial"/>
                <w:b/>
                <w:bCs/>
                <w:sz w:val="24"/>
              </w:rPr>
            </w:pPr>
            <w:r w:rsidRPr="00A873DB">
              <w:rPr>
                <w:rFonts w:cs="Arial"/>
                <w:b/>
                <w:bCs/>
                <w:sz w:val="24"/>
              </w:rPr>
              <w:t>Data</w:t>
            </w:r>
          </w:p>
        </w:tc>
        <w:tc>
          <w:tcPr>
            <w:tcW w:w="7092" w:type="dxa"/>
          </w:tcPr>
          <w:p w14:paraId="0000F31D" w14:textId="77777777" w:rsidR="00C0072B" w:rsidRPr="00A873DB" w:rsidRDefault="00C0072B" w:rsidP="004C3713">
            <w:pPr>
              <w:pStyle w:val="Capa4"/>
              <w:ind w:left="0"/>
              <w:jc w:val="left"/>
              <w:rPr>
                <w:rFonts w:cs="Arial"/>
                <w:sz w:val="24"/>
              </w:rPr>
            </w:pPr>
            <w:del w:id="24" w:author="Rodrigo" w:date="2019-10-19T12:55:00Z">
              <w:r>
                <w:rPr>
                  <w:rFonts w:cs="Arial"/>
                  <w:sz w:val="24"/>
                </w:rPr>
                <w:delText>01</w:delText>
              </w:r>
            </w:del>
            <w:ins w:id="25" w:author="Rodrigo" w:date="2019-10-19T12:55:00Z">
              <w:r w:rsidR="00CF6630">
                <w:rPr>
                  <w:rFonts w:cs="Arial"/>
                  <w:sz w:val="24"/>
                </w:rPr>
                <w:t>19</w:t>
              </w:r>
            </w:ins>
            <w:r>
              <w:rPr>
                <w:rFonts w:cs="Arial"/>
                <w:sz w:val="24"/>
              </w:rPr>
              <w:t xml:space="preserve"> de </w:t>
            </w:r>
            <w:del w:id="26" w:author="Rodrigo" w:date="2019-10-19T12:55:00Z">
              <w:r>
                <w:rPr>
                  <w:rFonts w:cs="Arial"/>
                  <w:sz w:val="24"/>
                </w:rPr>
                <w:delText>maio</w:delText>
              </w:r>
            </w:del>
            <w:ins w:id="27" w:author="Rodrigo" w:date="2019-10-19T12:55:00Z">
              <w:r w:rsidR="00CF6630">
                <w:rPr>
                  <w:rFonts w:cs="Arial"/>
                  <w:sz w:val="24"/>
                </w:rPr>
                <w:t>outubro</w:t>
              </w:r>
            </w:ins>
            <w:r>
              <w:rPr>
                <w:rFonts w:cs="Arial"/>
                <w:sz w:val="24"/>
              </w:rPr>
              <w:t xml:space="preserve"> de </w:t>
            </w:r>
            <w:del w:id="28" w:author="Rodrigo" w:date="2019-10-19T12:55:00Z">
              <w:r>
                <w:rPr>
                  <w:rFonts w:cs="Arial"/>
                  <w:sz w:val="24"/>
                </w:rPr>
                <w:delText>2010</w:delText>
              </w:r>
            </w:del>
            <w:ins w:id="29" w:author="Rodrigo" w:date="2019-10-19T12:55:00Z">
              <w:r>
                <w:rPr>
                  <w:rFonts w:cs="Arial"/>
                  <w:sz w:val="24"/>
                </w:rPr>
                <w:t>201</w:t>
              </w:r>
              <w:r w:rsidR="00CF6630">
                <w:rPr>
                  <w:rFonts w:cs="Arial"/>
                  <w:sz w:val="24"/>
                </w:rPr>
                <w:t>9</w:t>
              </w:r>
            </w:ins>
          </w:p>
        </w:tc>
      </w:tr>
      <w:tr w:rsidR="00C0072B" w:rsidRPr="00CF6630" w14:paraId="02B5BD72" w14:textId="77777777" w:rsidTr="007A1225">
        <w:trPr>
          <w:trHeight w:val="510"/>
          <w:jc w:val="center"/>
        </w:trPr>
        <w:tc>
          <w:tcPr>
            <w:tcW w:w="2015" w:type="dxa"/>
          </w:tcPr>
          <w:p w14:paraId="76832A69" w14:textId="77777777" w:rsidR="00C0072B" w:rsidRPr="00A873DB" w:rsidRDefault="00C0072B" w:rsidP="004C3713">
            <w:pPr>
              <w:pStyle w:val="Capa4"/>
              <w:ind w:left="0"/>
              <w:jc w:val="right"/>
              <w:rPr>
                <w:rFonts w:cs="Arial"/>
                <w:b/>
                <w:bCs/>
                <w:sz w:val="24"/>
              </w:rPr>
            </w:pPr>
            <w:r w:rsidRPr="00A873DB">
              <w:rPr>
                <w:rFonts w:cs="Arial"/>
                <w:b/>
                <w:bCs/>
                <w:sz w:val="24"/>
              </w:rPr>
              <w:t>Autor(es</w:t>
            </w:r>
            <w:r>
              <w:rPr>
                <w:rFonts w:cs="Arial"/>
                <w:b/>
                <w:bCs/>
                <w:sz w:val="24"/>
              </w:rPr>
              <w:t>)</w:t>
            </w:r>
          </w:p>
        </w:tc>
        <w:tc>
          <w:tcPr>
            <w:tcW w:w="7092" w:type="dxa"/>
          </w:tcPr>
          <w:p w14:paraId="20FEF6EE" w14:textId="77777777" w:rsidR="00C0072B" w:rsidRDefault="00C0072B" w:rsidP="004C3713">
            <w:pPr>
              <w:rPr>
                <w:del w:id="30" w:author="Rodrigo" w:date="2019-10-19T12:55:00Z"/>
                <w:b/>
                <w:bCs/>
              </w:rPr>
            </w:pPr>
            <w:del w:id="31" w:author="Rodrigo" w:date="2019-10-19T12:55:00Z">
              <w:r>
                <w:rPr>
                  <w:b/>
                  <w:bCs/>
                </w:rPr>
                <w:delText>Rodrigo Rocha Silva</w:delText>
              </w:r>
            </w:del>
          </w:p>
          <w:p w14:paraId="7053DACE" w14:textId="3446CCFE" w:rsidR="00C0072B" w:rsidRPr="00CF6630" w:rsidRDefault="00C0072B" w:rsidP="004C3713">
            <w:pPr>
              <w:rPr>
                <w:ins w:id="32" w:author="Rodrigo" w:date="2019-10-19T12:55:00Z"/>
                <w:b/>
                <w:bCs/>
                <w:lang w:val="en-US"/>
              </w:rPr>
            </w:pPr>
            <w:del w:id="33" w:author="Rodrigo" w:date="2019-10-19T12:55:00Z">
              <w:r w:rsidRPr="0025695E">
                <w:rPr>
                  <w:lang w:val="en-GB"/>
                </w:rPr>
                <w:delText>rrochas</w:delText>
              </w:r>
            </w:del>
            <w:r w:rsidR="007A1225">
              <w:rPr>
                <w:b/>
                <w:bCs/>
              </w:rPr>
              <w:t>Lucas de Almeida Rama Cascão</w:t>
            </w:r>
          </w:p>
          <w:p w14:paraId="5BFE0293" w14:textId="5B6A3F81" w:rsidR="007A1225" w:rsidRPr="0044644E" w:rsidRDefault="007A1225" w:rsidP="007A1225">
            <w:pPr>
              <w:rPr>
                <w:bCs/>
                <w:u w:val="single"/>
              </w:rPr>
            </w:pPr>
            <w:r>
              <w:rPr>
                <w:lang w:val="en-US"/>
              </w:rPr>
              <w:t>lucas.cascao@</w:t>
            </w:r>
            <w:r w:rsidR="0044644E">
              <w:rPr>
                <w:lang w:val="en-US"/>
              </w:rPr>
              <w:t>fatec.sp.gov.br</w:t>
            </w:r>
          </w:p>
          <w:p w14:paraId="684A3A91" w14:textId="32EFECDF" w:rsidR="00CF6630" w:rsidRPr="00CF6630" w:rsidRDefault="00CF6630" w:rsidP="00CF6630">
            <w:pPr>
              <w:rPr>
                <w:bCs/>
                <w:u w:val="single"/>
              </w:rPr>
            </w:pPr>
          </w:p>
        </w:tc>
      </w:tr>
    </w:tbl>
    <w:p w14:paraId="1131800E" w14:textId="77777777" w:rsidR="00C0072B" w:rsidRPr="00CF6630" w:rsidRDefault="00C0072B" w:rsidP="00C0072B">
      <w:pPr>
        <w:pStyle w:val="PSDS-CorpodeTexto"/>
        <w:jc w:val="both"/>
      </w:pPr>
    </w:p>
    <w:p w14:paraId="330A5110" w14:textId="77777777" w:rsidR="00C0072B" w:rsidRPr="00CF6630" w:rsidRDefault="00C0072B" w:rsidP="00C0072B">
      <w:pPr>
        <w:jc w:val="center"/>
        <w:rPr>
          <w:b/>
          <w:sz w:val="28"/>
          <w:szCs w:val="28"/>
        </w:rPr>
      </w:pPr>
    </w:p>
    <w:p w14:paraId="2DD4913B" w14:textId="77777777" w:rsidR="00C0072B" w:rsidRPr="00E8403A" w:rsidRDefault="00C0072B" w:rsidP="00C0072B">
      <w:pPr>
        <w:jc w:val="center"/>
        <w:rPr>
          <w:b/>
          <w:sz w:val="28"/>
          <w:szCs w:val="28"/>
        </w:rPr>
      </w:pPr>
      <w:r w:rsidRPr="00E8403A">
        <w:rPr>
          <w:b/>
          <w:sz w:val="28"/>
          <w:szCs w:val="28"/>
        </w:rPr>
        <w:t>Página de Assinaturas</w:t>
      </w:r>
    </w:p>
    <w:p w14:paraId="4ED443AC" w14:textId="77777777" w:rsidR="00C0072B" w:rsidRDefault="00C0072B" w:rsidP="00C0072B"/>
    <w:p w14:paraId="40350303" w14:textId="77777777" w:rsidR="00C0072B" w:rsidRDefault="00C0072B" w:rsidP="00C0072B"/>
    <w:tbl>
      <w:tblPr>
        <w:tblW w:w="9126" w:type="dxa"/>
        <w:jc w:val="center"/>
        <w:tblLayout w:type="fixed"/>
        <w:tblLook w:val="0000" w:firstRow="0" w:lastRow="0" w:firstColumn="0" w:lastColumn="0" w:noHBand="0" w:noVBand="0"/>
      </w:tblPr>
      <w:tblGrid>
        <w:gridCol w:w="1676"/>
        <w:gridCol w:w="5656"/>
        <w:gridCol w:w="1794"/>
      </w:tblGrid>
      <w:tr w:rsidR="00C0072B" w:rsidRPr="00CB1404" w14:paraId="40F7DC06" w14:textId="77777777" w:rsidTr="004C3713">
        <w:trPr>
          <w:jc w:val="center"/>
        </w:trPr>
        <w:tc>
          <w:tcPr>
            <w:tcW w:w="1676" w:type="dxa"/>
            <w:vAlign w:val="bottom"/>
          </w:tcPr>
          <w:p w14:paraId="4CC168A6" w14:textId="77777777" w:rsidR="00C0072B" w:rsidRPr="00CB1404" w:rsidRDefault="00C0072B" w:rsidP="004C3713">
            <w:pPr>
              <w:pStyle w:val="tabletext"/>
              <w:ind w:left="0"/>
              <w:jc w:val="left"/>
              <w:rPr>
                <w:szCs w:val="24"/>
              </w:rPr>
            </w:pPr>
            <w:r w:rsidRPr="00CB1404">
              <w:rPr>
                <w:szCs w:val="24"/>
              </w:rPr>
              <w:t>Revisado e Aprovado por:</w:t>
            </w:r>
          </w:p>
        </w:tc>
        <w:tc>
          <w:tcPr>
            <w:tcW w:w="5656" w:type="dxa"/>
          </w:tcPr>
          <w:p w14:paraId="32D88AFD" w14:textId="77777777" w:rsidR="00C0072B" w:rsidRPr="00036D05" w:rsidRDefault="00C0072B" w:rsidP="004C3713">
            <w:pPr>
              <w:spacing w:before="120"/>
            </w:pPr>
          </w:p>
        </w:tc>
        <w:tc>
          <w:tcPr>
            <w:tcW w:w="1794" w:type="dxa"/>
          </w:tcPr>
          <w:p w14:paraId="3858C7DB" w14:textId="77777777" w:rsidR="00C0072B" w:rsidRPr="00CB1404" w:rsidRDefault="00C0072B" w:rsidP="004C3713">
            <w:pPr>
              <w:spacing w:before="120"/>
              <w:ind w:left="-108"/>
              <w:jc w:val="center"/>
            </w:pPr>
          </w:p>
        </w:tc>
      </w:tr>
      <w:tr w:rsidR="00C0072B" w:rsidRPr="00CB1404" w14:paraId="5CDC6442" w14:textId="77777777" w:rsidTr="004C3713">
        <w:trPr>
          <w:jc w:val="center"/>
        </w:trPr>
        <w:tc>
          <w:tcPr>
            <w:tcW w:w="1676" w:type="dxa"/>
          </w:tcPr>
          <w:p w14:paraId="7FC0A63F" w14:textId="77777777" w:rsidR="00C0072B" w:rsidRPr="00CB1404" w:rsidRDefault="00C0072B" w:rsidP="004C3713"/>
        </w:tc>
        <w:tc>
          <w:tcPr>
            <w:tcW w:w="5656" w:type="dxa"/>
            <w:tcBorders>
              <w:top w:val="single" w:sz="4" w:space="0" w:color="auto"/>
            </w:tcBorders>
          </w:tcPr>
          <w:p w14:paraId="1CB6B773" w14:textId="77777777" w:rsidR="00C0072B" w:rsidRPr="00FD382A" w:rsidRDefault="00C0072B" w:rsidP="004C3713">
            <w:pPr>
              <w:spacing w:before="120"/>
              <w:rPr>
                <w:lang w:val="de-DE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28A8744C" w14:textId="77777777" w:rsidR="00C0072B" w:rsidRDefault="00C0072B" w:rsidP="004C3713">
            <w:pPr>
              <w:spacing w:before="120"/>
              <w:ind w:left="-108"/>
              <w:jc w:val="center"/>
            </w:pPr>
            <w:proofErr w:type="gramStart"/>
            <w:r>
              <w:t>dd.mm.aa</w:t>
            </w:r>
            <w:proofErr w:type="gramEnd"/>
          </w:p>
          <w:p w14:paraId="61823FF4" w14:textId="77777777" w:rsidR="00C0072B" w:rsidRPr="00CB1404" w:rsidRDefault="00C0072B" w:rsidP="004C3713">
            <w:pPr>
              <w:spacing w:before="120"/>
              <w:jc w:val="center"/>
            </w:pPr>
          </w:p>
        </w:tc>
      </w:tr>
      <w:tr w:rsidR="00C0072B" w:rsidRPr="00CB1404" w14:paraId="673BCD4A" w14:textId="77777777" w:rsidTr="004C3713">
        <w:trPr>
          <w:jc w:val="center"/>
        </w:trPr>
        <w:tc>
          <w:tcPr>
            <w:tcW w:w="1676" w:type="dxa"/>
            <w:vAlign w:val="bottom"/>
          </w:tcPr>
          <w:p w14:paraId="0DFF120B" w14:textId="77777777" w:rsidR="00C0072B" w:rsidRPr="00CB1404" w:rsidRDefault="00C0072B" w:rsidP="004C3713">
            <w:pPr>
              <w:pStyle w:val="tabletext"/>
              <w:ind w:left="0"/>
              <w:jc w:val="left"/>
              <w:rPr>
                <w:szCs w:val="24"/>
              </w:rPr>
            </w:pPr>
            <w:r w:rsidRPr="00CB1404">
              <w:rPr>
                <w:szCs w:val="24"/>
              </w:rPr>
              <w:t>Revisado e Aprovado por:</w:t>
            </w:r>
          </w:p>
        </w:tc>
        <w:tc>
          <w:tcPr>
            <w:tcW w:w="5656" w:type="dxa"/>
          </w:tcPr>
          <w:p w14:paraId="0D63F037" w14:textId="77777777" w:rsidR="00C0072B" w:rsidRPr="00036D05" w:rsidRDefault="00C0072B" w:rsidP="004C3713">
            <w:pPr>
              <w:spacing w:before="120"/>
            </w:pPr>
          </w:p>
        </w:tc>
        <w:tc>
          <w:tcPr>
            <w:tcW w:w="1794" w:type="dxa"/>
          </w:tcPr>
          <w:p w14:paraId="4E0314A5" w14:textId="77777777" w:rsidR="00C0072B" w:rsidRPr="00CB1404" w:rsidRDefault="00C0072B" w:rsidP="004C3713">
            <w:pPr>
              <w:spacing w:before="120"/>
              <w:ind w:left="-108"/>
              <w:jc w:val="center"/>
            </w:pPr>
          </w:p>
        </w:tc>
      </w:tr>
      <w:tr w:rsidR="00C0072B" w:rsidRPr="00CB1404" w14:paraId="0ED8D56F" w14:textId="77777777" w:rsidTr="004C3713">
        <w:trPr>
          <w:jc w:val="center"/>
        </w:trPr>
        <w:tc>
          <w:tcPr>
            <w:tcW w:w="1676" w:type="dxa"/>
          </w:tcPr>
          <w:p w14:paraId="7C3F776E" w14:textId="77777777" w:rsidR="00C0072B" w:rsidRPr="00CB1404" w:rsidRDefault="00C0072B" w:rsidP="004C3713"/>
        </w:tc>
        <w:tc>
          <w:tcPr>
            <w:tcW w:w="5656" w:type="dxa"/>
            <w:tcBorders>
              <w:top w:val="single" w:sz="4" w:space="0" w:color="auto"/>
            </w:tcBorders>
          </w:tcPr>
          <w:p w14:paraId="29D5B837" w14:textId="77777777" w:rsidR="00C0072B" w:rsidRDefault="00C0072B" w:rsidP="004C3713">
            <w:pPr>
              <w:spacing w:before="120"/>
              <w:rPr>
                <w:lang w:val="en-GB"/>
              </w:rPr>
            </w:pPr>
          </w:p>
          <w:p w14:paraId="0708D633" w14:textId="77777777" w:rsidR="00C0072B" w:rsidRPr="00036D05" w:rsidRDefault="00C0072B" w:rsidP="004C3713">
            <w:pPr>
              <w:spacing w:before="120"/>
              <w:rPr>
                <w:lang w:val="en-GB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790E0930" w14:textId="77777777" w:rsidR="00C0072B" w:rsidRDefault="00C0072B" w:rsidP="004C3713">
            <w:pPr>
              <w:spacing w:before="120"/>
              <w:ind w:left="-108"/>
              <w:jc w:val="center"/>
            </w:pPr>
            <w:proofErr w:type="gramStart"/>
            <w:r>
              <w:t>dd.mm.aa</w:t>
            </w:r>
            <w:proofErr w:type="gramEnd"/>
          </w:p>
          <w:p w14:paraId="2A836C27" w14:textId="77777777" w:rsidR="00C0072B" w:rsidRPr="00CB1404" w:rsidRDefault="00C0072B" w:rsidP="004C3713">
            <w:pPr>
              <w:spacing w:before="120"/>
              <w:ind w:left="-108"/>
              <w:jc w:val="center"/>
            </w:pPr>
          </w:p>
        </w:tc>
      </w:tr>
      <w:tr w:rsidR="00C0072B" w:rsidRPr="00CB1404" w14:paraId="7A5D7B4C" w14:textId="77777777" w:rsidTr="004C3713">
        <w:trPr>
          <w:jc w:val="center"/>
          <w:del w:id="34" w:author="Rodrigo" w:date="2019-10-19T12:55:00Z"/>
        </w:trPr>
        <w:tc>
          <w:tcPr>
            <w:tcW w:w="1676" w:type="dxa"/>
            <w:vAlign w:val="bottom"/>
          </w:tcPr>
          <w:p w14:paraId="2F80BED2" w14:textId="77777777" w:rsidR="00C0072B" w:rsidRPr="00CB1404" w:rsidRDefault="00C0072B" w:rsidP="004C3713">
            <w:pPr>
              <w:pStyle w:val="tabletext"/>
              <w:ind w:left="0"/>
              <w:jc w:val="left"/>
              <w:rPr>
                <w:del w:id="35" w:author="Rodrigo" w:date="2019-10-19T12:55:00Z"/>
                <w:szCs w:val="24"/>
              </w:rPr>
            </w:pPr>
            <w:del w:id="36" w:author="Rodrigo" w:date="2019-10-19T12:55:00Z">
              <w:r w:rsidRPr="00CB1404">
                <w:rPr>
                  <w:szCs w:val="24"/>
                </w:rPr>
                <w:delText>Revisado e Aprovado por:</w:delText>
              </w:r>
            </w:del>
          </w:p>
        </w:tc>
        <w:tc>
          <w:tcPr>
            <w:tcW w:w="5656" w:type="dxa"/>
          </w:tcPr>
          <w:p w14:paraId="79253A4E" w14:textId="77777777" w:rsidR="00C0072B" w:rsidRPr="00036D05" w:rsidRDefault="00C0072B" w:rsidP="004C3713">
            <w:pPr>
              <w:spacing w:before="120"/>
              <w:rPr>
                <w:del w:id="37" w:author="Rodrigo" w:date="2019-10-19T12:55:00Z"/>
              </w:rPr>
            </w:pPr>
          </w:p>
        </w:tc>
        <w:tc>
          <w:tcPr>
            <w:tcW w:w="1794" w:type="dxa"/>
          </w:tcPr>
          <w:p w14:paraId="243AAF22" w14:textId="77777777" w:rsidR="00C0072B" w:rsidRPr="00CB1404" w:rsidRDefault="00C0072B" w:rsidP="004C3713">
            <w:pPr>
              <w:spacing w:before="120"/>
              <w:ind w:left="-108"/>
              <w:jc w:val="center"/>
              <w:rPr>
                <w:del w:id="38" w:author="Rodrigo" w:date="2019-10-19T12:55:00Z"/>
              </w:rPr>
            </w:pPr>
          </w:p>
        </w:tc>
      </w:tr>
      <w:tr w:rsidR="00C0072B" w:rsidRPr="00CB1404" w14:paraId="61C32E9F" w14:textId="77777777" w:rsidTr="004C3713">
        <w:trPr>
          <w:jc w:val="center"/>
          <w:del w:id="39" w:author="Rodrigo" w:date="2019-10-19T12:55:00Z"/>
        </w:trPr>
        <w:tc>
          <w:tcPr>
            <w:tcW w:w="1676" w:type="dxa"/>
          </w:tcPr>
          <w:p w14:paraId="6F500B8B" w14:textId="77777777" w:rsidR="00C0072B" w:rsidRPr="00CB1404" w:rsidRDefault="00C0072B" w:rsidP="004C3713">
            <w:pPr>
              <w:rPr>
                <w:del w:id="40" w:author="Rodrigo" w:date="2019-10-19T12:55:00Z"/>
              </w:rPr>
            </w:pPr>
          </w:p>
        </w:tc>
        <w:tc>
          <w:tcPr>
            <w:tcW w:w="5656" w:type="dxa"/>
            <w:tcBorders>
              <w:top w:val="single" w:sz="4" w:space="0" w:color="auto"/>
            </w:tcBorders>
          </w:tcPr>
          <w:p w14:paraId="6CD7B3ED" w14:textId="77777777" w:rsidR="00C0072B" w:rsidRDefault="00C0072B" w:rsidP="004C3713">
            <w:pPr>
              <w:spacing w:before="120"/>
              <w:rPr>
                <w:del w:id="41" w:author="Rodrigo" w:date="2019-10-19T12:55:00Z"/>
                <w:lang w:val="en-GB"/>
              </w:rPr>
            </w:pPr>
          </w:p>
          <w:p w14:paraId="2A1E829C" w14:textId="77777777" w:rsidR="00C0072B" w:rsidRPr="00036D05" w:rsidRDefault="00C0072B" w:rsidP="004C3713">
            <w:pPr>
              <w:spacing w:before="120"/>
              <w:rPr>
                <w:del w:id="42" w:author="Rodrigo" w:date="2019-10-19T12:55:00Z"/>
                <w:lang w:val="en-GB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6F8569B8" w14:textId="77777777" w:rsidR="00C0072B" w:rsidRDefault="00C0072B" w:rsidP="004C3713">
            <w:pPr>
              <w:spacing w:before="120"/>
              <w:ind w:left="-108"/>
              <w:jc w:val="center"/>
              <w:rPr>
                <w:del w:id="43" w:author="Rodrigo" w:date="2019-10-19T12:55:00Z"/>
              </w:rPr>
            </w:pPr>
            <w:del w:id="44" w:author="Rodrigo" w:date="2019-10-19T12:55:00Z">
              <w:r>
                <w:delText>dd.mm.aa</w:delText>
              </w:r>
            </w:del>
          </w:p>
          <w:p w14:paraId="6C35A9E2" w14:textId="77777777" w:rsidR="00C0072B" w:rsidRPr="00CB1404" w:rsidRDefault="00C0072B" w:rsidP="004C3713">
            <w:pPr>
              <w:spacing w:before="120"/>
              <w:ind w:left="-108"/>
              <w:jc w:val="center"/>
              <w:rPr>
                <w:del w:id="45" w:author="Rodrigo" w:date="2019-10-19T12:55:00Z"/>
              </w:rPr>
            </w:pPr>
          </w:p>
        </w:tc>
      </w:tr>
      <w:tr w:rsidR="00C0072B" w:rsidRPr="00CB1404" w14:paraId="3F76C1BD" w14:textId="77777777" w:rsidTr="004C3713">
        <w:trPr>
          <w:jc w:val="center"/>
          <w:del w:id="46" w:author="Rodrigo" w:date="2019-10-19T12:55:00Z"/>
        </w:trPr>
        <w:tc>
          <w:tcPr>
            <w:tcW w:w="1676" w:type="dxa"/>
            <w:vAlign w:val="bottom"/>
          </w:tcPr>
          <w:p w14:paraId="17E07CC8" w14:textId="77777777" w:rsidR="00C0072B" w:rsidRPr="00CB1404" w:rsidRDefault="00C0072B" w:rsidP="004C3713">
            <w:pPr>
              <w:pStyle w:val="tabletext"/>
              <w:ind w:left="0"/>
              <w:jc w:val="left"/>
              <w:rPr>
                <w:del w:id="47" w:author="Rodrigo" w:date="2019-10-19T12:55:00Z"/>
                <w:szCs w:val="24"/>
              </w:rPr>
            </w:pPr>
            <w:del w:id="48" w:author="Rodrigo" w:date="2019-10-19T12:55:00Z">
              <w:r w:rsidRPr="00CB1404">
                <w:rPr>
                  <w:szCs w:val="24"/>
                </w:rPr>
                <w:delText>Revisado e Aprovado por:</w:delText>
              </w:r>
            </w:del>
          </w:p>
        </w:tc>
        <w:tc>
          <w:tcPr>
            <w:tcW w:w="5656" w:type="dxa"/>
          </w:tcPr>
          <w:p w14:paraId="1A1FB12B" w14:textId="77777777" w:rsidR="00C0072B" w:rsidRPr="00036D05" w:rsidRDefault="00C0072B" w:rsidP="004C3713">
            <w:pPr>
              <w:spacing w:before="120"/>
              <w:rPr>
                <w:del w:id="49" w:author="Rodrigo" w:date="2019-10-19T12:55:00Z"/>
              </w:rPr>
            </w:pPr>
          </w:p>
        </w:tc>
        <w:tc>
          <w:tcPr>
            <w:tcW w:w="1794" w:type="dxa"/>
          </w:tcPr>
          <w:p w14:paraId="4CDC6E0D" w14:textId="77777777" w:rsidR="00C0072B" w:rsidRPr="00CB1404" w:rsidRDefault="00C0072B" w:rsidP="004C3713">
            <w:pPr>
              <w:spacing w:before="120"/>
              <w:ind w:left="-108"/>
              <w:jc w:val="center"/>
              <w:rPr>
                <w:del w:id="50" w:author="Rodrigo" w:date="2019-10-19T12:55:00Z"/>
              </w:rPr>
            </w:pPr>
          </w:p>
        </w:tc>
      </w:tr>
      <w:tr w:rsidR="00C0072B" w:rsidRPr="00CB1404" w14:paraId="676CC69B" w14:textId="77777777" w:rsidTr="004C3713">
        <w:trPr>
          <w:jc w:val="center"/>
          <w:del w:id="51" w:author="Rodrigo" w:date="2019-10-19T12:55:00Z"/>
        </w:trPr>
        <w:tc>
          <w:tcPr>
            <w:tcW w:w="1676" w:type="dxa"/>
          </w:tcPr>
          <w:p w14:paraId="49F34168" w14:textId="77777777" w:rsidR="00C0072B" w:rsidRPr="00CB1404" w:rsidRDefault="00C0072B" w:rsidP="004C3713">
            <w:pPr>
              <w:rPr>
                <w:del w:id="52" w:author="Rodrigo" w:date="2019-10-19T12:55:00Z"/>
              </w:rPr>
            </w:pPr>
          </w:p>
        </w:tc>
        <w:tc>
          <w:tcPr>
            <w:tcW w:w="5656" w:type="dxa"/>
            <w:tcBorders>
              <w:top w:val="single" w:sz="4" w:space="0" w:color="auto"/>
            </w:tcBorders>
          </w:tcPr>
          <w:p w14:paraId="14211324" w14:textId="77777777" w:rsidR="00C0072B" w:rsidRDefault="00C0072B" w:rsidP="004C3713">
            <w:pPr>
              <w:spacing w:before="120"/>
              <w:rPr>
                <w:del w:id="53" w:author="Rodrigo" w:date="2019-10-19T12:55:00Z"/>
                <w:lang w:val="en-GB"/>
              </w:rPr>
            </w:pPr>
          </w:p>
          <w:p w14:paraId="53E8162E" w14:textId="77777777" w:rsidR="00C0072B" w:rsidRPr="00036D05" w:rsidRDefault="00C0072B" w:rsidP="004C3713">
            <w:pPr>
              <w:spacing w:before="120"/>
              <w:rPr>
                <w:del w:id="54" w:author="Rodrigo" w:date="2019-10-19T12:55:00Z"/>
                <w:lang w:val="en-GB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09A7D534" w14:textId="77777777" w:rsidR="00C0072B" w:rsidRDefault="00C0072B" w:rsidP="004C3713">
            <w:pPr>
              <w:spacing w:before="120"/>
              <w:ind w:left="-108"/>
              <w:jc w:val="center"/>
              <w:rPr>
                <w:del w:id="55" w:author="Rodrigo" w:date="2019-10-19T12:55:00Z"/>
              </w:rPr>
            </w:pPr>
            <w:del w:id="56" w:author="Rodrigo" w:date="2019-10-19T12:55:00Z">
              <w:r>
                <w:delText>dd.mm.aa</w:delText>
              </w:r>
            </w:del>
          </w:p>
          <w:p w14:paraId="06AAF45A" w14:textId="77777777" w:rsidR="00C0072B" w:rsidRPr="00CB1404" w:rsidRDefault="00C0072B" w:rsidP="004C3713">
            <w:pPr>
              <w:spacing w:before="120"/>
              <w:ind w:left="-108"/>
              <w:jc w:val="center"/>
              <w:rPr>
                <w:del w:id="57" w:author="Rodrigo" w:date="2019-10-19T12:55:00Z"/>
              </w:rPr>
            </w:pPr>
          </w:p>
        </w:tc>
      </w:tr>
      <w:tr w:rsidR="00C0072B" w:rsidRPr="00CB1404" w14:paraId="6552F4D4" w14:textId="77777777" w:rsidTr="004C3713">
        <w:trPr>
          <w:jc w:val="center"/>
          <w:del w:id="58" w:author="Rodrigo" w:date="2019-10-19T12:55:00Z"/>
        </w:trPr>
        <w:tc>
          <w:tcPr>
            <w:tcW w:w="1676" w:type="dxa"/>
            <w:vAlign w:val="bottom"/>
          </w:tcPr>
          <w:p w14:paraId="530C2510" w14:textId="77777777" w:rsidR="00C0072B" w:rsidRPr="00CB1404" w:rsidRDefault="00C0072B" w:rsidP="004C3713">
            <w:pPr>
              <w:pStyle w:val="tabletext"/>
              <w:ind w:left="0"/>
              <w:jc w:val="left"/>
              <w:rPr>
                <w:del w:id="59" w:author="Rodrigo" w:date="2019-10-19T12:55:00Z"/>
                <w:szCs w:val="24"/>
              </w:rPr>
            </w:pPr>
            <w:del w:id="60" w:author="Rodrigo" w:date="2019-10-19T12:55:00Z">
              <w:r w:rsidRPr="00CB1404">
                <w:rPr>
                  <w:szCs w:val="24"/>
                </w:rPr>
                <w:delText>Revisado e Aprovado por:</w:delText>
              </w:r>
            </w:del>
          </w:p>
        </w:tc>
        <w:tc>
          <w:tcPr>
            <w:tcW w:w="5656" w:type="dxa"/>
          </w:tcPr>
          <w:p w14:paraId="13F6C137" w14:textId="77777777" w:rsidR="00C0072B" w:rsidRPr="00036D05" w:rsidRDefault="00C0072B" w:rsidP="004C3713">
            <w:pPr>
              <w:spacing w:before="120"/>
              <w:rPr>
                <w:del w:id="61" w:author="Rodrigo" w:date="2019-10-19T12:55:00Z"/>
              </w:rPr>
            </w:pPr>
          </w:p>
        </w:tc>
        <w:tc>
          <w:tcPr>
            <w:tcW w:w="1794" w:type="dxa"/>
          </w:tcPr>
          <w:p w14:paraId="7C5F0BC1" w14:textId="77777777" w:rsidR="00C0072B" w:rsidRPr="00CB1404" w:rsidRDefault="00C0072B" w:rsidP="004C3713">
            <w:pPr>
              <w:spacing w:before="120"/>
              <w:ind w:left="-108"/>
              <w:jc w:val="center"/>
              <w:rPr>
                <w:del w:id="62" w:author="Rodrigo" w:date="2019-10-19T12:55:00Z"/>
              </w:rPr>
            </w:pPr>
          </w:p>
        </w:tc>
      </w:tr>
      <w:tr w:rsidR="00C0072B" w:rsidRPr="00CB1404" w14:paraId="4B91167A" w14:textId="77777777" w:rsidTr="004C3713">
        <w:trPr>
          <w:jc w:val="center"/>
          <w:del w:id="63" w:author="Rodrigo" w:date="2019-10-19T12:55:00Z"/>
        </w:trPr>
        <w:tc>
          <w:tcPr>
            <w:tcW w:w="1676" w:type="dxa"/>
          </w:tcPr>
          <w:p w14:paraId="3A8763D3" w14:textId="77777777" w:rsidR="00C0072B" w:rsidRPr="00CB1404" w:rsidRDefault="00C0072B" w:rsidP="004C3713">
            <w:pPr>
              <w:rPr>
                <w:del w:id="64" w:author="Rodrigo" w:date="2019-10-19T12:55:00Z"/>
              </w:rPr>
            </w:pPr>
          </w:p>
        </w:tc>
        <w:tc>
          <w:tcPr>
            <w:tcW w:w="5656" w:type="dxa"/>
            <w:tcBorders>
              <w:top w:val="single" w:sz="4" w:space="0" w:color="auto"/>
            </w:tcBorders>
          </w:tcPr>
          <w:p w14:paraId="770D6453" w14:textId="77777777" w:rsidR="00C0072B" w:rsidRDefault="00C0072B" w:rsidP="004C3713">
            <w:pPr>
              <w:spacing w:before="120"/>
              <w:rPr>
                <w:del w:id="65" w:author="Rodrigo" w:date="2019-10-19T12:55:00Z"/>
                <w:lang w:val="en-GB"/>
              </w:rPr>
            </w:pPr>
          </w:p>
          <w:p w14:paraId="57CEB9B7" w14:textId="77777777" w:rsidR="00C0072B" w:rsidRPr="00036D05" w:rsidRDefault="00C0072B" w:rsidP="004C3713">
            <w:pPr>
              <w:spacing w:before="120"/>
              <w:rPr>
                <w:del w:id="66" w:author="Rodrigo" w:date="2019-10-19T12:55:00Z"/>
                <w:lang w:val="en-GB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30B77B2C" w14:textId="77777777" w:rsidR="00C0072B" w:rsidRDefault="00C0072B" w:rsidP="004C3713">
            <w:pPr>
              <w:spacing w:before="120"/>
              <w:ind w:left="-108"/>
              <w:jc w:val="center"/>
              <w:rPr>
                <w:del w:id="67" w:author="Rodrigo" w:date="2019-10-19T12:55:00Z"/>
              </w:rPr>
            </w:pPr>
            <w:del w:id="68" w:author="Rodrigo" w:date="2019-10-19T12:55:00Z">
              <w:r>
                <w:delText>dd.mm.aa</w:delText>
              </w:r>
            </w:del>
          </w:p>
          <w:p w14:paraId="09FD0AB9" w14:textId="77777777" w:rsidR="00C0072B" w:rsidRPr="00CB1404" w:rsidRDefault="00C0072B" w:rsidP="004C3713">
            <w:pPr>
              <w:spacing w:before="120"/>
              <w:ind w:left="-108"/>
              <w:jc w:val="center"/>
              <w:rPr>
                <w:del w:id="69" w:author="Rodrigo" w:date="2019-10-19T12:55:00Z"/>
              </w:rPr>
            </w:pPr>
          </w:p>
        </w:tc>
      </w:tr>
    </w:tbl>
    <w:p w14:paraId="181813CD" w14:textId="77777777" w:rsidR="00C0072B" w:rsidRDefault="00C0072B" w:rsidP="00C0072B">
      <w:pPr>
        <w:pStyle w:val="PSDS-CorpodeTexto"/>
        <w:jc w:val="both"/>
        <w:rPr>
          <w:del w:id="70" w:author="Rodrigo" w:date="2019-10-19T12:55:00Z"/>
        </w:rPr>
      </w:pPr>
    </w:p>
    <w:p w14:paraId="6EBC4BE7" w14:textId="77777777" w:rsidR="00C0072B" w:rsidRDefault="00C0072B" w:rsidP="00C0072B">
      <w:pPr>
        <w:jc w:val="center"/>
        <w:rPr>
          <w:del w:id="71" w:author="Rodrigo" w:date="2019-10-19T12:55:00Z"/>
        </w:rPr>
      </w:pPr>
    </w:p>
    <w:p w14:paraId="48B8D21B" w14:textId="77777777" w:rsidR="00C0072B" w:rsidRDefault="00C0072B" w:rsidP="00C0072B">
      <w:pPr>
        <w:jc w:val="center"/>
        <w:rPr>
          <w:del w:id="72" w:author="Rodrigo" w:date="2019-10-19T12:55:00Z"/>
          <w:b/>
          <w:sz w:val="28"/>
          <w:szCs w:val="28"/>
        </w:rPr>
      </w:pPr>
    </w:p>
    <w:p w14:paraId="756132F1" w14:textId="77777777" w:rsidR="00C0072B" w:rsidRDefault="00C0072B" w:rsidP="00C0072B">
      <w:pPr>
        <w:jc w:val="center"/>
        <w:rPr>
          <w:del w:id="73" w:author="Rodrigo" w:date="2019-10-19T12:55:00Z"/>
          <w:b/>
          <w:sz w:val="28"/>
          <w:szCs w:val="28"/>
        </w:rPr>
      </w:pPr>
      <w:del w:id="74" w:author="Rodrigo" w:date="2019-10-19T12:55:00Z">
        <w:r>
          <w:rPr>
            <w:b/>
            <w:sz w:val="28"/>
            <w:szCs w:val="28"/>
          </w:rPr>
          <w:br w:type="page"/>
        </w:r>
        <w:r w:rsidRPr="00E8403A">
          <w:rPr>
            <w:b/>
            <w:sz w:val="28"/>
            <w:szCs w:val="28"/>
          </w:rPr>
          <w:delText xml:space="preserve">Histórico de </w:delText>
        </w:r>
        <w:r>
          <w:rPr>
            <w:b/>
            <w:sz w:val="28"/>
            <w:szCs w:val="28"/>
          </w:rPr>
          <w:delText>Versões</w:delText>
        </w:r>
      </w:del>
    </w:p>
    <w:p w14:paraId="2CEC3F4A" w14:textId="77777777" w:rsidR="00C0072B" w:rsidRPr="00E8403A" w:rsidRDefault="00C0072B" w:rsidP="00C0072B">
      <w:pPr>
        <w:jc w:val="center"/>
        <w:rPr>
          <w:del w:id="75" w:author="Rodrigo" w:date="2019-10-19T12:55:00Z"/>
          <w:b/>
          <w:sz w:val="28"/>
          <w:szCs w:val="28"/>
        </w:rPr>
      </w:pPr>
    </w:p>
    <w:tbl>
      <w:tblPr>
        <w:tblW w:w="107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"/>
        <w:gridCol w:w="1223"/>
        <w:gridCol w:w="992"/>
        <w:gridCol w:w="3686"/>
        <w:gridCol w:w="2174"/>
        <w:gridCol w:w="2626"/>
      </w:tblGrid>
      <w:tr w:rsidR="00C0072B" w14:paraId="5FB42EDB" w14:textId="77777777" w:rsidTr="004C3713">
        <w:trPr>
          <w:gridBefore w:val="1"/>
          <w:wBefore w:w="35" w:type="dxa"/>
          <w:jc w:val="center"/>
          <w:del w:id="76" w:author="Rodrigo" w:date="2019-10-19T12:55:00Z"/>
        </w:trPr>
        <w:tc>
          <w:tcPr>
            <w:tcW w:w="1223" w:type="dxa"/>
            <w:shd w:val="pct10" w:color="auto" w:fill="FFFFFF"/>
            <w:vAlign w:val="center"/>
          </w:tcPr>
          <w:p w14:paraId="7E44B78C" w14:textId="77777777" w:rsidR="00C0072B" w:rsidRDefault="00C0072B" w:rsidP="004C3713">
            <w:pPr>
              <w:pStyle w:val="PSDS-CorpodeTexto"/>
              <w:jc w:val="center"/>
              <w:rPr>
                <w:del w:id="77" w:author="Rodrigo" w:date="2019-10-19T12:55:00Z"/>
                <w:rFonts w:cs="Arial"/>
                <w:b/>
                <w:bCs/>
              </w:rPr>
            </w:pPr>
            <w:del w:id="78" w:author="Rodrigo" w:date="2019-10-19T12:55:00Z">
              <w:r>
                <w:rPr>
                  <w:rFonts w:cs="Arial"/>
                  <w:b/>
                  <w:bCs/>
                </w:rPr>
                <w:delText>Data</w:delText>
              </w:r>
            </w:del>
          </w:p>
        </w:tc>
        <w:tc>
          <w:tcPr>
            <w:tcW w:w="992" w:type="dxa"/>
            <w:shd w:val="pct10" w:color="auto" w:fill="FFFFFF"/>
            <w:vAlign w:val="center"/>
          </w:tcPr>
          <w:p w14:paraId="2D426282" w14:textId="77777777" w:rsidR="00C0072B" w:rsidRDefault="00C0072B" w:rsidP="004C3713">
            <w:pPr>
              <w:pStyle w:val="PSDS-CorpodeTexto"/>
              <w:jc w:val="center"/>
              <w:rPr>
                <w:del w:id="79" w:author="Rodrigo" w:date="2019-10-19T12:55:00Z"/>
                <w:rFonts w:cs="Arial"/>
                <w:b/>
                <w:bCs/>
              </w:rPr>
            </w:pPr>
            <w:del w:id="80" w:author="Rodrigo" w:date="2019-10-19T12:55:00Z">
              <w:r>
                <w:rPr>
                  <w:rFonts w:cs="Arial"/>
                  <w:b/>
                  <w:bCs/>
                </w:rPr>
                <w:delText>Versão</w:delText>
              </w:r>
            </w:del>
          </w:p>
        </w:tc>
        <w:tc>
          <w:tcPr>
            <w:tcW w:w="3686" w:type="dxa"/>
            <w:shd w:val="pct10" w:color="auto" w:fill="FFFFFF"/>
            <w:vAlign w:val="center"/>
          </w:tcPr>
          <w:p w14:paraId="66C9D763" w14:textId="77777777" w:rsidR="00C0072B" w:rsidRDefault="00C0072B" w:rsidP="004C3713">
            <w:pPr>
              <w:pStyle w:val="PSDS-CorpodeTexto"/>
              <w:jc w:val="center"/>
              <w:rPr>
                <w:del w:id="81" w:author="Rodrigo" w:date="2019-10-19T12:55:00Z"/>
                <w:rFonts w:cs="Arial"/>
                <w:b/>
                <w:bCs/>
              </w:rPr>
            </w:pPr>
            <w:del w:id="82" w:author="Rodrigo" w:date="2019-10-19T12:55:00Z">
              <w:r>
                <w:rPr>
                  <w:rFonts w:cs="Arial"/>
                  <w:b/>
                  <w:bCs/>
                </w:rPr>
                <w:delText>Descrição</w:delText>
              </w:r>
            </w:del>
          </w:p>
        </w:tc>
        <w:tc>
          <w:tcPr>
            <w:tcW w:w="2174" w:type="dxa"/>
            <w:shd w:val="pct10" w:color="auto" w:fill="FFFFFF"/>
            <w:vAlign w:val="center"/>
          </w:tcPr>
          <w:p w14:paraId="6858D9B6" w14:textId="77777777" w:rsidR="00C0072B" w:rsidRDefault="00C0072B" w:rsidP="004C3713">
            <w:pPr>
              <w:pStyle w:val="PSDS-CorpodeTexto"/>
              <w:jc w:val="center"/>
              <w:rPr>
                <w:del w:id="83" w:author="Rodrigo" w:date="2019-10-19T12:55:00Z"/>
                <w:rFonts w:cs="Arial"/>
                <w:b/>
                <w:bCs/>
              </w:rPr>
            </w:pPr>
            <w:del w:id="84" w:author="Rodrigo" w:date="2019-10-19T12:55:00Z">
              <w:r>
                <w:rPr>
                  <w:rFonts w:cs="Arial"/>
                  <w:b/>
                  <w:bCs/>
                </w:rPr>
                <w:delText>Autor</w:delText>
              </w:r>
            </w:del>
          </w:p>
        </w:tc>
        <w:tc>
          <w:tcPr>
            <w:tcW w:w="2626" w:type="dxa"/>
            <w:shd w:val="pct10" w:color="auto" w:fill="FFFFFF"/>
            <w:vAlign w:val="center"/>
          </w:tcPr>
          <w:p w14:paraId="33A518C6" w14:textId="77777777" w:rsidR="00C0072B" w:rsidRDefault="00C0072B" w:rsidP="004C3713">
            <w:pPr>
              <w:pStyle w:val="PSDS-CorpodeTexto"/>
              <w:jc w:val="center"/>
              <w:rPr>
                <w:del w:id="85" w:author="Rodrigo" w:date="2019-10-19T12:55:00Z"/>
                <w:rFonts w:cs="Arial"/>
                <w:b/>
                <w:bCs/>
              </w:rPr>
            </w:pPr>
            <w:del w:id="86" w:author="Rodrigo" w:date="2019-10-19T12:55:00Z">
              <w:r>
                <w:rPr>
                  <w:rFonts w:cs="Arial"/>
                  <w:b/>
                  <w:bCs/>
                </w:rPr>
                <w:delText>Revisor</w:delText>
              </w:r>
            </w:del>
          </w:p>
        </w:tc>
      </w:tr>
      <w:tr w:rsidR="00C0072B" w14:paraId="5CD4C1BF" w14:textId="77777777" w:rsidTr="004C3713">
        <w:trPr>
          <w:gridBefore w:val="1"/>
          <w:wBefore w:w="35" w:type="dxa"/>
          <w:jc w:val="center"/>
          <w:del w:id="87" w:author="Rodrigo" w:date="2019-10-19T12:55:00Z"/>
        </w:trPr>
        <w:tc>
          <w:tcPr>
            <w:tcW w:w="1223" w:type="dxa"/>
            <w:vAlign w:val="center"/>
          </w:tcPr>
          <w:p w14:paraId="1E7679FA" w14:textId="77777777" w:rsidR="00C0072B" w:rsidRPr="00DE38D8" w:rsidRDefault="00C0072B" w:rsidP="004C3713">
            <w:pPr>
              <w:spacing w:before="120"/>
              <w:ind w:left="-108"/>
              <w:jc w:val="center"/>
              <w:rPr>
                <w:del w:id="88" w:author="Rodrigo" w:date="2019-10-19T12:55:00Z"/>
                <w:highlight w:val="yellow"/>
              </w:rPr>
            </w:pPr>
            <w:del w:id="89" w:author="Rodrigo" w:date="2019-10-19T12:55:00Z">
              <w:r w:rsidRPr="00DE38D8">
                <w:rPr>
                  <w:highlight w:val="yellow"/>
                </w:rPr>
                <w:delText>dd/mm/aa</w:delText>
              </w:r>
            </w:del>
          </w:p>
        </w:tc>
        <w:tc>
          <w:tcPr>
            <w:tcW w:w="992" w:type="dxa"/>
            <w:vAlign w:val="center"/>
          </w:tcPr>
          <w:p w14:paraId="42322D4F" w14:textId="77777777" w:rsidR="00C0072B" w:rsidRPr="00DE38D8" w:rsidRDefault="00C0072B" w:rsidP="004C3713">
            <w:pPr>
              <w:pStyle w:val="PSDS-CorpodeTexto"/>
              <w:jc w:val="center"/>
              <w:rPr>
                <w:del w:id="90" w:author="Rodrigo" w:date="2019-10-19T12:55:00Z"/>
                <w:rFonts w:cs="Arial"/>
                <w:highlight w:val="yellow"/>
              </w:rPr>
            </w:pPr>
            <w:del w:id="91" w:author="Rodrigo" w:date="2019-10-19T12:55:00Z">
              <w:r w:rsidRPr="00DE38D8">
                <w:rPr>
                  <w:rFonts w:cs="Arial"/>
                  <w:highlight w:val="yellow"/>
                </w:rPr>
                <w:delText>x.y</w:delText>
              </w:r>
            </w:del>
          </w:p>
        </w:tc>
        <w:tc>
          <w:tcPr>
            <w:tcW w:w="3686" w:type="dxa"/>
            <w:vAlign w:val="center"/>
          </w:tcPr>
          <w:p w14:paraId="1A01001A" w14:textId="77777777" w:rsidR="00C0072B" w:rsidRPr="00DE38D8" w:rsidRDefault="00C0072B" w:rsidP="004C3713">
            <w:pPr>
              <w:pStyle w:val="PSDS-CorpodeTexto"/>
              <w:jc w:val="center"/>
              <w:rPr>
                <w:del w:id="92" w:author="Rodrigo" w:date="2019-10-19T12:55:00Z"/>
                <w:rFonts w:cs="Arial"/>
                <w:highlight w:val="yellow"/>
              </w:rPr>
            </w:pPr>
            <w:del w:id="93" w:author="Rodrigo" w:date="2019-10-19T12:55:00Z">
              <w:r w:rsidRPr="00DE38D8">
                <w:rPr>
                  <w:rFonts w:cs="Arial"/>
                  <w:highlight w:val="yellow"/>
                </w:rPr>
                <w:delText xml:space="preserve">Uma breve descrição da versão em questão </w:delText>
              </w:r>
            </w:del>
          </w:p>
        </w:tc>
        <w:tc>
          <w:tcPr>
            <w:tcW w:w="2174" w:type="dxa"/>
            <w:vAlign w:val="center"/>
          </w:tcPr>
          <w:p w14:paraId="336D951A" w14:textId="77777777" w:rsidR="00C0072B" w:rsidRPr="00DE38D8" w:rsidRDefault="00C0072B" w:rsidP="004C3713">
            <w:pPr>
              <w:pStyle w:val="PSDS-CorpodeTexto"/>
              <w:jc w:val="center"/>
              <w:rPr>
                <w:del w:id="94" w:author="Rodrigo" w:date="2019-10-19T12:55:00Z"/>
                <w:rFonts w:cs="Arial"/>
                <w:highlight w:val="yellow"/>
              </w:rPr>
            </w:pPr>
            <w:del w:id="95" w:author="Rodrigo" w:date="2019-10-19T12:55:00Z">
              <w:r w:rsidRPr="00DE38D8">
                <w:rPr>
                  <w:rFonts w:cs="Arial"/>
                  <w:highlight w:val="yellow"/>
                </w:rPr>
                <w:delText>Nome do Primeiro autor</w:delText>
              </w:r>
            </w:del>
          </w:p>
        </w:tc>
        <w:tc>
          <w:tcPr>
            <w:tcW w:w="2626" w:type="dxa"/>
            <w:vAlign w:val="center"/>
          </w:tcPr>
          <w:p w14:paraId="0DFDCE01" w14:textId="77777777" w:rsidR="00C0072B" w:rsidRPr="00DE38D8" w:rsidRDefault="00C0072B" w:rsidP="004C3713">
            <w:pPr>
              <w:pStyle w:val="PSDS-CorpodeTexto"/>
              <w:jc w:val="center"/>
              <w:rPr>
                <w:del w:id="96" w:author="Rodrigo" w:date="2019-10-19T12:55:00Z"/>
                <w:rFonts w:cs="Arial"/>
                <w:highlight w:val="yellow"/>
              </w:rPr>
            </w:pPr>
            <w:del w:id="97" w:author="Rodrigo" w:date="2019-10-19T12:55:00Z">
              <w:r w:rsidRPr="00DE38D8">
                <w:rPr>
                  <w:rFonts w:cs="Arial"/>
                  <w:highlight w:val="yellow"/>
                </w:rPr>
                <w:delText>Nom</w:delText>
              </w:r>
              <w:r>
                <w:rPr>
                  <w:rFonts w:cs="Arial"/>
                  <w:highlight w:val="yellow"/>
                </w:rPr>
                <w:delText>e</w:delText>
              </w:r>
              <w:r w:rsidRPr="00DE38D8">
                <w:rPr>
                  <w:rFonts w:cs="Arial"/>
                  <w:highlight w:val="yellow"/>
                </w:rPr>
                <w:delText xml:space="preserve"> dos possíveis revisores da versão</w:delText>
              </w:r>
            </w:del>
          </w:p>
        </w:tc>
      </w:tr>
      <w:tr w:rsidR="00C0072B" w14:paraId="22894929" w14:textId="77777777" w:rsidTr="004C3713">
        <w:trPr>
          <w:gridBefore w:val="1"/>
          <w:wBefore w:w="35" w:type="dxa"/>
          <w:jc w:val="center"/>
          <w:del w:id="98" w:author="Rodrigo" w:date="2019-10-19T12:55:00Z"/>
        </w:trPr>
        <w:tc>
          <w:tcPr>
            <w:tcW w:w="1223" w:type="dxa"/>
            <w:vAlign w:val="center"/>
          </w:tcPr>
          <w:p w14:paraId="69199DDE" w14:textId="77777777" w:rsidR="00C0072B" w:rsidRDefault="00C0072B" w:rsidP="004C3713">
            <w:pPr>
              <w:pStyle w:val="PSDS-CorpodeTexto"/>
              <w:jc w:val="center"/>
              <w:rPr>
                <w:del w:id="99" w:author="Rodrigo" w:date="2019-10-19T12:55:00Z"/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16CA338E" w14:textId="77777777" w:rsidR="00C0072B" w:rsidRDefault="00C0072B" w:rsidP="004C3713">
            <w:pPr>
              <w:pStyle w:val="PSDS-CorpodeTexto"/>
              <w:jc w:val="center"/>
              <w:rPr>
                <w:del w:id="100" w:author="Rodrigo" w:date="2019-10-19T12:55:00Z"/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66288342" w14:textId="77777777" w:rsidR="00C0072B" w:rsidRDefault="00C0072B" w:rsidP="004C3713">
            <w:pPr>
              <w:pStyle w:val="PSDS-CorpodeTexto"/>
              <w:jc w:val="center"/>
              <w:rPr>
                <w:del w:id="101" w:author="Rodrigo" w:date="2019-10-19T12:55:00Z"/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3B406F6A" w14:textId="77777777" w:rsidR="00C0072B" w:rsidRDefault="00C0072B" w:rsidP="004C3713">
            <w:pPr>
              <w:pStyle w:val="PSDS-CorpodeTexto"/>
              <w:jc w:val="center"/>
              <w:rPr>
                <w:del w:id="102" w:author="Rodrigo" w:date="2019-10-19T12:55:00Z"/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31FF19B0" w14:textId="77777777" w:rsidR="00C0072B" w:rsidRDefault="00C0072B" w:rsidP="004C3713">
            <w:pPr>
              <w:pStyle w:val="PSDS-CorpodeTexto"/>
              <w:jc w:val="center"/>
              <w:rPr>
                <w:del w:id="103" w:author="Rodrigo" w:date="2019-10-19T12:55:00Z"/>
                <w:rFonts w:cs="Arial"/>
              </w:rPr>
            </w:pPr>
          </w:p>
        </w:tc>
      </w:tr>
      <w:tr w:rsidR="00C0072B" w14:paraId="0D8C1E19" w14:textId="77777777" w:rsidTr="004C3713">
        <w:trPr>
          <w:jc w:val="center"/>
          <w:del w:id="104" w:author="Rodrigo" w:date="2019-10-19T12:55:00Z"/>
        </w:trPr>
        <w:tc>
          <w:tcPr>
            <w:tcW w:w="1258" w:type="dxa"/>
            <w:gridSpan w:val="2"/>
            <w:vAlign w:val="center"/>
          </w:tcPr>
          <w:p w14:paraId="07C863AB" w14:textId="77777777" w:rsidR="00C0072B" w:rsidRDefault="00C0072B" w:rsidP="004C3713">
            <w:pPr>
              <w:pStyle w:val="PSDS-CorpodeTexto"/>
              <w:jc w:val="center"/>
              <w:rPr>
                <w:del w:id="105" w:author="Rodrigo" w:date="2019-10-19T12:55:00Z"/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2DA44C52" w14:textId="77777777" w:rsidR="00C0072B" w:rsidRDefault="00C0072B" w:rsidP="004C3713">
            <w:pPr>
              <w:pStyle w:val="PSDS-CorpodeTexto"/>
              <w:jc w:val="center"/>
              <w:rPr>
                <w:del w:id="106" w:author="Rodrigo" w:date="2019-10-19T12:55:00Z"/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1310BE48" w14:textId="77777777" w:rsidR="00C0072B" w:rsidRDefault="00C0072B" w:rsidP="004C3713">
            <w:pPr>
              <w:pStyle w:val="PSDS-CorpodeTexto"/>
              <w:jc w:val="center"/>
              <w:rPr>
                <w:del w:id="107" w:author="Rodrigo" w:date="2019-10-19T12:55:00Z"/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0460977E" w14:textId="77777777" w:rsidR="00C0072B" w:rsidRDefault="00C0072B" w:rsidP="004C3713">
            <w:pPr>
              <w:pStyle w:val="PSDS-CorpodeTexto"/>
              <w:jc w:val="center"/>
              <w:rPr>
                <w:del w:id="108" w:author="Rodrigo" w:date="2019-10-19T12:55:00Z"/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08A06D41" w14:textId="77777777" w:rsidR="00C0072B" w:rsidRDefault="00C0072B" w:rsidP="004C3713">
            <w:pPr>
              <w:pStyle w:val="PSDS-CorpodeTexto"/>
              <w:jc w:val="center"/>
              <w:rPr>
                <w:del w:id="109" w:author="Rodrigo" w:date="2019-10-19T12:55:00Z"/>
                <w:rFonts w:cs="Arial"/>
              </w:rPr>
            </w:pPr>
          </w:p>
        </w:tc>
      </w:tr>
      <w:tr w:rsidR="00C0072B" w14:paraId="374A1DBC" w14:textId="77777777" w:rsidTr="004C3713">
        <w:trPr>
          <w:gridBefore w:val="1"/>
          <w:wBefore w:w="35" w:type="dxa"/>
          <w:jc w:val="center"/>
          <w:del w:id="110" w:author="Rodrigo" w:date="2019-10-19T12:55:00Z"/>
        </w:trPr>
        <w:tc>
          <w:tcPr>
            <w:tcW w:w="1223" w:type="dxa"/>
            <w:vAlign w:val="center"/>
          </w:tcPr>
          <w:p w14:paraId="536B637F" w14:textId="77777777" w:rsidR="00C0072B" w:rsidRDefault="00C0072B" w:rsidP="004C3713">
            <w:pPr>
              <w:pStyle w:val="PSDS-CorpodeTexto"/>
              <w:jc w:val="center"/>
              <w:rPr>
                <w:del w:id="111" w:author="Rodrigo" w:date="2019-10-19T12:55:00Z"/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59D4E4BD" w14:textId="77777777" w:rsidR="00C0072B" w:rsidRDefault="00C0072B" w:rsidP="004C3713">
            <w:pPr>
              <w:pStyle w:val="PSDS-CorpodeTexto"/>
              <w:jc w:val="center"/>
              <w:rPr>
                <w:del w:id="112" w:author="Rodrigo" w:date="2019-10-19T12:55:00Z"/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57580C30" w14:textId="77777777" w:rsidR="00C0072B" w:rsidRDefault="00C0072B" w:rsidP="004C3713">
            <w:pPr>
              <w:pStyle w:val="PSDS-CorpodeTexto"/>
              <w:jc w:val="center"/>
              <w:rPr>
                <w:del w:id="113" w:author="Rodrigo" w:date="2019-10-19T12:55:00Z"/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67D86BFF" w14:textId="77777777" w:rsidR="00C0072B" w:rsidRDefault="00C0072B" w:rsidP="004C3713">
            <w:pPr>
              <w:pStyle w:val="PSDS-CorpodeTexto"/>
              <w:rPr>
                <w:del w:id="114" w:author="Rodrigo" w:date="2019-10-19T12:55:00Z"/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74B3F850" w14:textId="77777777" w:rsidR="00C0072B" w:rsidRDefault="00C0072B" w:rsidP="004C3713">
            <w:pPr>
              <w:pStyle w:val="PSDS-CorpodeTexto"/>
              <w:jc w:val="center"/>
              <w:rPr>
                <w:del w:id="115" w:author="Rodrigo" w:date="2019-10-19T12:55:00Z"/>
                <w:rFonts w:cs="Arial"/>
              </w:rPr>
            </w:pPr>
          </w:p>
        </w:tc>
      </w:tr>
      <w:tr w:rsidR="00C0072B" w14:paraId="53D32D57" w14:textId="77777777" w:rsidTr="004C3713">
        <w:trPr>
          <w:gridBefore w:val="1"/>
          <w:wBefore w:w="35" w:type="dxa"/>
          <w:jc w:val="center"/>
          <w:del w:id="116" w:author="Rodrigo" w:date="2019-10-19T12:55:00Z"/>
        </w:trPr>
        <w:tc>
          <w:tcPr>
            <w:tcW w:w="1223" w:type="dxa"/>
            <w:vAlign w:val="center"/>
          </w:tcPr>
          <w:p w14:paraId="316374C3" w14:textId="77777777" w:rsidR="00C0072B" w:rsidRDefault="00C0072B" w:rsidP="004C3713">
            <w:pPr>
              <w:pStyle w:val="PSDS-CorpodeTexto"/>
              <w:jc w:val="center"/>
              <w:rPr>
                <w:del w:id="117" w:author="Rodrigo" w:date="2019-10-19T12:55:00Z"/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4F8330E9" w14:textId="77777777" w:rsidR="00C0072B" w:rsidRDefault="00C0072B" w:rsidP="004C3713">
            <w:pPr>
              <w:pStyle w:val="PSDS-CorpodeTexto"/>
              <w:jc w:val="center"/>
              <w:rPr>
                <w:del w:id="118" w:author="Rodrigo" w:date="2019-10-19T12:55:00Z"/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76F82CD6" w14:textId="77777777" w:rsidR="00C0072B" w:rsidRDefault="00C0072B" w:rsidP="004C3713">
            <w:pPr>
              <w:pStyle w:val="PSDS-CorpodeTexto"/>
              <w:jc w:val="center"/>
              <w:rPr>
                <w:del w:id="119" w:author="Rodrigo" w:date="2019-10-19T12:55:00Z"/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29DD17E9" w14:textId="77777777" w:rsidR="00C0072B" w:rsidRDefault="00C0072B" w:rsidP="004C3713">
            <w:pPr>
              <w:pStyle w:val="PSDS-CorpodeTexto"/>
              <w:jc w:val="center"/>
              <w:rPr>
                <w:del w:id="120" w:author="Rodrigo" w:date="2019-10-19T12:55:00Z"/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21EB1D63" w14:textId="77777777" w:rsidR="00C0072B" w:rsidRDefault="00C0072B" w:rsidP="004C3713">
            <w:pPr>
              <w:pStyle w:val="PSDS-CorpodeTexto"/>
              <w:jc w:val="center"/>
              <w:rPr>
                <w:del w:id="121" w:author="Rodrigo" w:date="2019-10-19T12:55:00Z"/>
                <w:rFonts w:cs="Arial"/>
              </w:rPr>
            </w:pPr>
          </w:p>
        </w:tc>
      </w:tr>
      <w:tr w:rsidR="00C0072B" w14:paraId="153FDC7A" w14:textId="77777777" w:rsidTr="004C3713">
        <w:trPr>
          <w:gridBefore w:val="1"/>
          <w:wBefore w:w="35" w:type="dxa"/>
          <w:jc w:val="center"/>
          <w:del w:id="122" w:author="Rodrigo" w:date="2019-10-19T12:55:00Z"/>
        </w:trPr>
        <w:tc>
          <w:tcPr>
            <w:tcW w:w="1223" w:type="dxa"/>
            <w:vAlign w:val="center"/>
          </w:tcPr>
          <w:p w14:paraId="677F3C4B" w14:textId="77777777" w:rsidR="00C0072B" w:rsidRDefault="00C0072B" w:rsidP="004C3713">
            <w:pPr>
              <w:pStyle w:val="PSDS-CorpodeTexto"/>
              <w:jc w:val="center"/>
              <w:rPr>
                <w:del w:id="123" w:author="Rodrigo" w:date="2019-10-19T12:55:00Z"/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1738F359" w14:textId="77777777" w:rsidR="00C0072B" w:rsidRDefault="00C0072B" w:rsidP="004C3713">
            <w:pPr>
              <w:pStyle w:val="PSDS-CorpodeTexto"/>
              <w:jc w:val="center"/>
              <w:rPr>
                <w:del w:id="124" w:author="Rodrigo" w:date="2019-10-19T12:55:00Z"/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7EDC5899" w14:textId="77777777" w:rsidR="00C0072B" w:rsidRDefault="00C0072B" w:rsidP="004C3713">
            <w:pPr>
              <w:pStyle w:val="PSDS-CorpodeTexto"/>
              <w:jc w:val="center"/>
              <w:rPr>
                <w:del w:id="125" w:author="Rodrigo" w:date="2019-10-19T12:55:00Z"/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663FD96B" w14:textId="77777777" w:rsidR="00C0072B" w:rsidRDefault="00C0072B" w:rsidP="004C3713">
            <w:pPr>
              <w:pStyle w:val="PSDS-CorpodeTexto"/>
              <w:jc w:val="center"/>
              <w:rPr>
                <w:del w:id="126" w:author="Rodrigo" w:date="2019-10-19T12:55:00Z"/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3A84D72E" w14:textId="77777777" w:rsidR="00C0072B" w:rsidRDefault="00C0072B" w:rsidP="004C3713">
            <w:pPr>
              <w:pStyle w:val="PSDS-CorpodeTexto"/>
              <w:jc w:val="center"/>
              <w:rPr>
                <w:del w:id="127" w:author="Rodrigo" w:date="2019-10-19T12:55:00Z"/>
                <w:rFonts w:cs="Arial"/>
              </w:rPr>
            </w:pPr>
          </w:p>
        </w:tc>
      </w:tr>
      <w:tr w:rsidR="00C0072B" w14:paraId="423C1D0A" w14:textId="77777777" w:rsidTr="004C3713">
        <w:trPr>
          <w:gridBefore w:val="1"/>
          <w:wBefore w:w="35" w:type="dxa"/>
          <w:jc w:val="center"/>
          <w:del w:id="128" w:author="Rodrigo" w:date="2019-10-19T12:55:00Z"/>
        </w:trPr>
        <w:tc>
          <w:tcPr>
            <w:tcW w:w="1223" w:type="dxa"/>
            <w:vAlign w:val="center"/>
          </w:tcPr>
          <w:p w14:paraId="4DF9E2DA" w14:textId="77777777" w:rsidR="00C0072B" w:rsidRDefault="00C0072B" w:rsidP="004C3713">
            <w:pPr>
              <w:pStyle w:val="PSDS-CorpodeTexto"/>
              <w:rPr>
                <w:del w:id="129" w:author="Rodrigo" w:date="2019-10-19T12:55:00Z"/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06809752" w14:textId="77777777" w:rsidR="00C0072B" w:rsidRDefault="00C0072B" w:rsidP="004C3713">
            <w:pPr>
              <w:pStyle w:val="PSDS-CorpodeTexto"/>
              <w:rPr>
                <w:del w:id="130" w:author="Rodrigo" w:date="2019-10-19T12:55:00Z"/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0E39DB44" w14:textId="77777777" w:rsidR="00C0072B" w:rsidRDefault="00C0072B" w:rsidP="004C3713">
            <w:pPr>
              <w:pStyle w:val="PSDS-CorpodeTexto"/>
              <w:rPr>
                <w:del w:id="131" w:author="Rodrigo" w:date="2019-10-19T12:55:00Z"/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5C9D7533" w14:textId="77777777" w:rsidR="00C0072B" w:rsidRDefault="00C0072B" w:rsidP="004C3713">
            <w:pPr>
              <w:pStyle w:val="PSDS-CorpodeTexto"/>
              <w:rPr>
                <w:del w:id="132" w:author="Rodrigo" w:date="2019-10-19T12:55:00Z"/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1FA619E5" w14:textId="77777777" w:rsidR="00C0072B" w:rsidRDefault="00C0072B" w:rsidP="004C3713">
            <w:pPr>
              <w:pStyle w:val="PSDS-CorpodeTexto"/>
              <w:rPr>
                <w:del w:id="133" w:author="Rodrigo" w:date="2019-10-19T12:55:00Z"/>
                <w:rFonts w:cs="Arial"/>
              </w:rPr>
            </w:pPr>
          </w:p>
        </w:tc>
      </w:tr>
      <w:tr w:rsidR="00C0072B" w14:paraId="350940E5" w14:textId="77777777" w:rsidTr="004C3713">
        <w:trPr>
          <w:gridBefore w:val="1"/>
          <w:wBefore w:w="35" w:type="dxa"/>
          <w:jc w:val="center"/>
          <w:del w:id="134" w:author="Rodrigo" w:date="2019-10-19T12:55:00Z"/>
        </w:trPr>
        <w:tc>
          <w:tcPr>
            <w:tcW w:w="1223" w:type="dxa"/>
            <w:vAlign w:val="center"/>
          </w:tcPr>
          <w:p w14:paraId="1732E0FA" w14:textId="77777777" w:rsidR="00C0072B" w:rsidRDefault="00C0072B" w:rsidP="004C3713">
            <w:pPr>
              <w:pStyle w:val="PSDS-CorpodeTexto"/>
              <w:rPr>
                <w:del w:id="135" w:author="Rodrigo" w:date="2019-10-19T12:55:00Z"/>
                <w:rFonts w:cs="Arial"/>
              </w:rPr>
            </w:pPr>
          </w:p>
        </w:tc>
        <w:tc>
          <w:tcPr>
            <w:tcW w:w="992" w:type="dxa"/>
            <w:vAlign w:val="center"/>
          </w:tcPr>
          <w:p w14:paraId="15ED9038" w14:textId="77777777" w:rsidR="00C0072B" w:rsidRDefault="00C0072B" w:rsidP="004C3713">
            <w:pPr>
              <w:pStyle w:val="PSDS-CorpodeTexto"/>
              <w:rPr>
                <w:del w:id="136" w:author="Rodrigo" w:date="2019-10-19T12:55:00Z"/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55C26D10" w14:textId="77777777" w:rsidR="00C0072B" w:rsidRDefault="00C0072B" w:rsidP="004C3713">
            <w:pPr>
              <w:pStyle w:val="PSDS-CorpodeTexto"/>
              <w:rPr>
                <w:del w:id="137" w:author="Rodrigo" w:date="2019-10-19T12:55:00Z"/>
                <w:rFonts w:cs="Arial"/>
              </w:rPr>
            </w:pPr>
          </w:p>
        </w:tc>
        <w:tc>
          <w:tcPr>
            <w:tcW w:w="2174" w:type="dxa"/>
            <w:vAlign w:val="center"/>
          </w:tcPr>
          <w:p w14:paraId="1EDEEBE9" w14:textId="77777777" w:rsidR="00C0072B" w:rsidRDefault="00C0072B" w:rsidP="004C3713">
            <w:pPr>
              <w:pStyle w:val="PSDS-CorpodeTexto"/>
              <w:rPr>
                <w:del w:id="138" w:author="Rodrigo" w:date="2019-10-19T12:55:00Z"/>
                <w:rFonts w:cs="Arial"/>
              </w:rPr>
            </w:pPr>
          </w:p>
        </w:tc>
        <w:tc>
          <w:tcPr>
            <w:tcW w:w="2626" w:type="dxa"/>
            <w:vAlign w:val="center"/>
          </w:tcPr>
          <w:p w14:paraId="690D0F1A" w14:textId="77777777" w:rsidR="00C0072B" w:rsidRDefault="00C0072B" w:rsidP="004C3713">
            <w:pPr>
              <w:pStyle w:val="PSDS-CorpodeTexto"/>
              <w:rPr>
                <w:del w:id="139" w:author="Rodrigo" w:date="2019-10-19T12:55:00Z"/>
                <w:rFonts w:cs="Arial"/>
              </w:rPr>
            </w:pPr>
          </w:p>
        </w:tc>
      </w:tr>
    </w:tbl>
    <w:p w14:paraId="3F0B72F9" w14:textId="77777777" w:rsidR="00C0072B" w:rsidRDefault="00C0072B" w:rsidP="00C0072B">
      <w:pPr>
        <w:jc w:val="center"/>
        <w:rPr>
          <w:del w:id="140" w:author="Rodrigo" w:date="2019-10-19T12:55:00Z"/>
          <w:b/>
          <w:sz w:val="32"/>
          <w:szCs w:val="32"/>
        </w:rPr>
      </w:pPr>
    </w:p>
    <w:p w14:paraId="354695DF" w14:textId="77777777" w:rsidR="00C0072B" w:rsidRDefault="00C0072B" w:rsidP="00C0072B">
      <w:pPr>
        <w:pStyle w:val="PSDS-CorpodeTexto"/>
        <w:jc w:val="both"/>
        <w:rPr>
          <w:ins w:id="141" w:author="Rodrigo" w:date="2019-10-19T12:55:00Z"/>
        </w:rPr>
      </w:pPr>
      <w:del w:id="142" w:author="Rodrigo" w:date="2019-10-19T12:55:00Z">
        <w:r>
          <w:rPr>
            <w:b/>
            <w:sz w:val="32"/>
            <w:szCs w:val="32"/>
          </w:rPr>
          <w:br w:type="page"/>
        </w:r>
      </w:del>
    </w:p>
    <w:p w14:paraId="6FF05690" w14:textId="77777777" w:rsidR="00C0072B" w:rsidRDefault="00C0072B" w:rsidP="00C0072B">
      <w:pPr>
        <w:jc w:val="center"/>
        <w:rPr>
          <w:ins w:id="143" w:author="Rodrigo" w:date="2019-10-19T12:55:00Z"/>
        </w:rPr>
      </w:pPr>
    </w:p>
    <w:p w14:paraId="7235C83F" w14:textId="77777777" w:rsidR="00C0072B" w:rsidRDefault="00C0072B" w:rsidP="00C0072B">
      <w:pPr>
        <w:jc w:val="center"/>
        <w:rPr>
          <w:ins w:id="144" w:author="Rodrigo" w:date="2019-10-19T12:55:00Z"/>
          <w:b/>
          <w:sz w:val="28"/>
          <w:szCs w:val="28"/>
        </w:rPr>
      </w:pPr>
    </w:p>
    <w:p w14:paraId="1450157F" w14:textId="77777777" w:rsidR="00F930AF" w:rsidRPr="008D6773" w:rsidRDefault="00C0072B" w:rsidP="00F930AF">
      <w:pPr>
        <w:jc w:val="center"/>
        <w:rPr>
          <w:ins w:id="145" w:author="Rodrigo" w:date="2019-10-19T12:55:00Z"/>
          <w:b/>
          <w:sz w:val="32"/>
          <w:szCs w:val="32"/>
        </w:rPr>
      </w:pPr>
      <w:ins w:id="146" w:author="Rodrigo" w:date="2019-10-19T12:55:00Z">
        <w:r>
          <w:rPr>
            <w:b/>
            <w:sz w:val="28"/>
            <w:szCs w:val="28"/>
          </w:rPr>
          <w:br w:type="page"/>
        </w:r>
        <w:r w:rsidR="00F930AF" w:rsidRPr="008D6773">
          <w:rPr>
            <w:b/>
            <w:sz w:val="32"/>
            <w:szCs w:val="32"/>
          </w:rPr>
          <w:lastRenderedPageBreak/>
          <w:t xml:space="preserve"> </w:t>
        </w:r>
      </w:ins>
    </w:p>
    <w:p w14:paraId="5F555F4F" w14:textId="77777777" w:rsidR="00C0072B" w:rsidRPr="008D6773" w:rsidRDefault="00C0072B" w:rsidP="00C0072B">
      <w:pPr>
        <w:jc w:val="center"/>
        <w:rPr>
          <w:b/>
          <w:sz w:val="32"/>
          <w:szCs w:val="32"/>
        </w:rPr>
      </w:pPr>
      <w:r w:rsidRPr="008D6773">
        <w:rPr>
          <w:b/>
          <w:sz w:val="32"/>
          <w:szCs w:val="32"/>
        </w:rPr>
        <w:t>Índice</w:t>
      </w:r>
    </w:p>
    <w:p w14:paraId="6936400D" w14:textId="77777777" w:rsidR="00C0072B" w:rsidRDefault="00C0072B" w:rsidP="00C0072B">
      <w:pPr>
        <w:jc w:val="both"/>
      </w:pPr>
    </w:p>
    <w:p w14:paraId="61441135" w14:textId="589BFD0B" w:rsidR="00C0072B" w:rsidRDefault="00C0072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\h \z \t "PSDS - Marcadores Nivel 1;1;PSDS - Marcadores Nivel 2;2;PSDS - Marcadores Nivel 3;3" </w:instrText>
      </w:r>
      <w:r>
        <w:fldChar w:fldCharType="separate"/>
      </w:r>
      <w:hyperlink w:anchor="_Toc261623099" w:history="1">
        <w:r w:rsidRPr="00F56370">
          <w:rPr>
            <w:rStyle w:val="Hyperlink"/>
          </w:rPr>
          <w:t>1.</w:t>
        </w:r>
        <w:r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Pr="00F56370">
          <w:rPr>
            <w:rStyle w:val="Hyperlink"/>
          </w:rPr>
          <w:t>Nome do Caso de Uso</w:t>
        </w:r>
        <w:r>
          <w:rPr>
            <w:webHidden/>
          </w:rPr>
          <w:tab/>
        </w:r>
        <w:r w:rsidR="00271B4E">
          <w:rPr>
            <w:webHidden/>
          </w:rPr>
          <w:t>4</w:t>
        </w:r>
      </w:hyperlink>
    </w:p>
    <w:p w14:paraId="0B54F9F8" w14:textId="1756B6DB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0" w:history="1">
        <w:r w:rsidR="00C0072B" w:rsidRPr="00F56370">
          <w:rPr>
            <w:rStyle w:val="Hyperlink"/>
          </w:rPr>
          <w:t>2.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Objetivo</w:t>
        </w:r>
        <w:r w:rsidR="00C0072B">
          <w:rPr>
            <w:webHidden/>
          </w:rPr>
          <w:tab/>
        </w:r>
        <w:r w:rsidR="00271B4E">
          <w:rPr>
            <w:webHidden/>
          </w:rPr>
          <w:t>4</w:t>
        </w:r>
      </w:hyperlink>
    </w:p>
    <w:p w14:paraId="56065F28" w14:textId="17C47A42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1" w:history="1">
        <w:r w:rsidR="00C0072B" w:rsidRPr="00F56370">
          <w:rPr>
            <w:rStyle w:val="Hyperlink"/>
          </w:rPr>
          <w:t>3.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Descrição</w:t>
        </w:r>
        <w:r w:rsidR="00C0072B">
          <w:rPr>
            <w:webHidden/>
          </w:rPr>
          <w:tab/>
        </w:r>
        <w:r w:rsidR="00271B4E">
          <w:rPr>
            <w:webHidden/>
          </w:rPr>
          <w:t>4</w:t>
        </w:r>
      </w:hyperlink>
    </w:p>
    <w:p w14:paraId="4D7D66FC" w14:textId="0BAB0674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2" w:history="1">
        <w:r w:rsidR="00C0072B" w:rsidRPr="00F56370">
          <w:rPr>
            <w:rStyle w:val="Hyperlink"/>
          </w:rPr>
          <w:t>4.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  <w:rFonts w:cs="Arial"/>
          </w:rPr>
          <w:t>Requisitos Funcionais</w:t>
        </w:r>
        <w:r w:rsidR="00C0072B">
          <w:rPr>
            <w:webHidden/>
          </w:rPr>
          <w:tab/>
        </w:r>
        <w:r w:rsidR="00271B4E">
          <w:rPr>
            <w:webHidden/>
          </w:rPr>
          <w:t>4</w:t>
        </w:r>
      </w:hyperlink>
    </w:p>
    <w:p w14:paraId="5EE4A923" w14:textId="515EE7A8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3" w:history="1">
        <w:r w:rsidR="00C0072B" w:rsidRPr="00F56370">
          <w:rPr>
            <w:rStyle w:val="Hyperlink"/>
          </w:rPr>
          <w:t>5.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Tipo de Caso de Uso</w:t>
        </w:r>
        <w:r w:rsidR="00C0072B">
          <w:rPr>
            <w:webHidden/>
          </w:rPr>
          <w:tab/>
        </w:r>
        <w:r w:rsidR="00271B4E">
          <w:rPr>
            <w:webHidden/>
          </w:rPr>
          <w:t>5</w:t>
        </w:r>
      </w:hyperlink>
    </w:p>
    <w:p w14:paraId="05398A85" w14:textId="6D60621B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4" w:history="1">
        <w:r w:rsidR="00C0072B" w:rsidRPr="00F56370">
          <w:rPr>
            <w:rStyle w:val="Hyperlink"/>
          </w:rPr>
          <w:t>6.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Atores</w:t>
        </w:r>
        <w:r w:rsidR="00C0072B">
          <w:rPr>
            <w:webHidden/>
          </w:rPr>
          <w:tab/>
        </w:r>
        <w:r w:rsidR="00271B4E">
          <w:rPr>
            <w:webHidden/>
          </w:rPr>
          <w:t>5</w:t>
        </w:r>
      </w:hyperlink>
    </w:p>
    <w:p w14:paraId="0B83CBE3" w14:textId="1FBA0B14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5" w:history="1">
        <w:r w:rsidR="00C0072B" w:rsidRPr="00F56370">
          <w:rPr>
            <w:rStyle w:val="Hyperlink"/>
          </w:rPr>
          <w:t>7.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Pré-condições</w:t>
        </w:r>
        <w:r w:rsidR="00C0072B">
          <w:rPr>
            <w:webHidden/>
          </w:rPr>
          <w:tab/>
        </w:r>
        <w:r w:rsidR="00271B4E">
          <w:rPr>
            <w:webHidden/>
          </w:rPr>
          <w:t>5</w:t>
        </w:r>
      </w:hyperlink>
    </w:p>
    <w:p w14:paraId="5A318673" w14:textId="40A507B7" w:rsidR="00C0072B" w:rsidRDefault="0025236B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06" w:history="1">
        <w:r w:rsidR="00C0072B" w:rsidRPr="00F56370">
          <w:rPr>
            <w:rStyle w:val="Hyperlink"/>
          </w:rPr>
          <w:t>7.1.</w:t>
        </w:r>
        <w:r w:rsidR="00C0072B">
          <w:rPr>
            <w:rFonts w:ascii="Times New Roman" w:hAnsi="Times New Roman"/>
            <w:small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Permissão de Usuário</w:t>
        </w:r>
        <w:r w:rsidR="00C0072B">
          <w:rPr>
            <w:webHidden/>
          </w:rPr>
          <w:tab/>
        </w:r>
        <w:r w:rsidR="00271B4E">
          <w:rPr>
            <w:webHidden/>
          </w:rPr>
          <w:t>5</w:t>
        </w:r>
      </w:hyperlink>
    </w:p>
    <w:p w14:paraId="38FFD274" w14:textId="44A25F8A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7" w:history="1">
        <w:r w:rsidR="00C0072B" w:rsidRPr="00F56370">
          <w:rPr>
            <w:rStyle w:val="Hyperlink"/>
          </w:rPr>
          <w:t>8.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Fluxo Principal</w:t>
        </w:r>
        <w:r w:rsidR="00C0072B">
          <w:rPr>
            <w:webHidden/>
          </w:rPr>
          <w:tab/>
        </w:r>
        <w:r w:rsidR="00271B4E">
          <w:rPr>
            <w:webHidden/>
          </w:rPr>
          <w:t>5</w:t>
        </w:r>
      </w:hyperlink>
    </w:p>
    <w:p w14:paraId="49397C77" w14:textId="129A0032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8" w:history="1">
        <w:r w:rsidR="00C0072B" w:rsidRPr="00F56370">
          <w:rPr>
            <w:rStyle w:val="Hyperlink"/>
          </w:rPr>
          <w:t>9.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Fluxos Alternativos</w:t>
        </w:r>
        <w:r w:rsidR="00C0072B">
          <w:rPr>
            <w:webHidden/>
          </w:rPr>
          <w:tab/>
        </w:r>
        <w:r w:rsidR="00271B4E">
          <w:rPr>
            <w:webHidden/>
          </w:rPr>
          <w:t>7</w:t>
        </w:r>
      </w:hyperlink>
    </w:p>
    <w:p w14:paraId="3D68B048" w14:textId="77777777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09" w:history="1">
        <w:r w:rsidR="00C0072B" w:rsidRPr="00F56370">
          <w:rPr>
            <w:rStyle w:val="Hyperlink"/>
          </w:rPr>
          <w:t>10.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Fluxos de Exceção</w:t>
        </w:r>
        <w:r w:rsidR="00C0072B">
          <w:rPr>
            <w:webHidden/>
          </w:rPr>
          <w:tab/>
        </w:r>
        <w:r w:rsidR="00C0072B">
          <w:rPr>
            <w:webHidden/>
          </w:rPr>
          <w:fldChar w:fldCharType="begin"/>
        </w:r>
        <w:r w:rsidR="00C0072B">
          <w:rPr>
            <w:webHidden/>
          </w:rPr>
          <w:instrText xml:space="preserve"> PAGEREF _Toc261623109 \h </w:instrText>
        </w:r>
        <w:r w:rsidR="00C0072B">
          <w:rPr>
            <w:webHidden/>
          </w:rPr>
        </w:r>
        <w:r w:rsidR="00C0072B">
          <w:rPr>
            <w:webHidden/>
          </w:rPr>
          <w:fldChar w:fldCharType="separate"/>
        </w:r>
        <w:r w:rsidR="00C0072B">
          <w:rPr>
            <w:webHidden/>
          </w:rPr>
          <w:t>8</w:t>
        </w:r>
        <w:r w:rsidR="00C0072B">
          <w:rPr>
            <w:webHidden/>
          </w:rPr>
          <w:fldChar w:fldCharType="end"/>
        </w:r>
      </w:hyperlink>
    </w:p>
    <w:p w14:paraId="743F85D5" w14:textId="3F62FE77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10" w:history="1">
        <w:r w:rsidR="00C0072B" w:rsidRPr="00F56370">
          <w:rPr>
            <w:rStyle w:val="Hyperlink"/>
          </w:rPr>
          <w:t>11.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Protótipos de Tela</w:t>
        </w:r>
        <w:r w:rsidR="00C0072B">
          <w:rPr>
            <w:webHidden/>
          </w:rPr>
          <w:tab/>
        </w:r>
        <w:r w:rsidR="00271B4E">
          <w:rPr>
            <w:webHidden/>
          </w:rPr>
          <w:t>8</w:t>
        </w:r>
      </w:hyperlink>
    </w:p>
    <w:p w14:paraId="43FE27C0" w14:textId="30C1B216" w:rsidR="00C0072B" w:rsidRDefault="0025236B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11" w:history="1">
        <w:r w:rsidR="00C0072B" w:rsidRPr="00F56370">
          <w:rPr>
            <w:rStyle w:val="Hyperlink"/>
          </w:rPr>
          <w:t>11.1.</w:t>
        </w:r>
        <w:r w:rsidR="00C0072B">
          <w:rPr>
            <w:rFonts w:ascii="Times New Roman" w:hAnsi="Times New Roman"/>
            <w:small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 xml:space="preserve">Protótipo da Tela de </w:t>
        </w:r>
        <w:r w:rsidR="00271B4E">
          <w:rPr>
            <w:rStyle w:val="nfase"/>
            <w:i w:val="0"/>
            <w:iCs w:val="0"/>
          </w:rPr>
          <w:t>Catálogo</w:t>
        </w:r>
        <w:r w:rsidR="00C0072B">
          <w:rPr>
            <w:webHidden/>
          </w:rPr>
          <w:tab/>
        </w:r>
        <w:r w:rsidR="00271B4E">
          <w:rPr>
            <w:webHidden/>
          </w:rPr>
          <w:t>8</w:t>
        </w:r>
      </w:hyperlink>
    </w:p>
    <w:p w14:paraId="0847D5D5" w14:textId="3B50209E" w:rsidR="00C0072B" w:rsidRDefault="0025236B">
      <w:pPr>
        <w:pStyle w:val="Sumrio2"/>
      </w:pPr>
      <w:hyperlink w:anchor="_Toc261623113" w:history="1">
        <w:r w:rsidR="00C0072B" w:rsidRPr="00F56370">
          <w:rPr>
            <w:rStyle w:val="Hyperlink"/>
          </w:rPr>
          <w:t>11.2.</w:t>
        </w:r>
        <w:r w:rsidR="00C0072B">
          <w:rPr>
            <w:rFonts w:ascii="Times New Roman" w:hAnsi="Times New Roman"/>
            <w:small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 xml:space="preserve">Protótipo da Tela de </w:t>
        </w:r>
        <w:r w:rsidR="00271B4E">
          <w:rPr>
            <w:rStyle w:val="Hyperlink"/>
          </w:rPr>
          <w:t>Produto</w:t>
        </w:r>
        <w:r w:rsidR="00C0072B">
          <w:rPr>
            <w:webHidden/>
          </w:rPr>
          <w:tab/>
        </w:r>
        <w:r w:rsidR="00C0072B">
          <w:rPr>
            <w:webHidden/>
          </w:rPr>
          <w:fldChar w:fldCharType="begin"/>
        </w:r>
        <w:r w:rsidR="00C0072B">
          <w:rPr>
            <w:webHidden/>
          </w:rPr>
          <w:instrText xml:space="preserve"> PAGEREF _Toc261623113 \h </w:instrText>
        </w:r>
        <w:r w:rsidR="00C0072B">
          <w:rPr>
            <w:webHidden/>
          </w:rPr>
        </w:r>
        <w:r w:rsidR="00C0072B">
          <w:rPr>
            <w:webHidden/>
          </w:rPr>
          <w:fldChar w:fldCharType="separate"/>
        </w:r>
        <w:r w:rsidR="00C0072B">
          <w:rPr>
            <w:webHidden/>
          </w:rPr>
          <w:t>9</w:t>
        </w:r>
        <w:r w:rsidR="00C0072B">
          <w:rPr>
            <w:webHidden/>
          </w:rPr>
          <w:fldChar w:fldCharType="end"/>
        </w:r>
      </w:hyperlink>
    </w:p>
    <w:p w14:paraId="63223518" w14:textId="0A170411" w:rsidR="00271B4E" w:rsidRDefault="00271B4E" w:rsidP="00271B4E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13" w:history="1">
        <w:r w:rsidRPr="00F56370">
          <w:rPr>
            <w:rStyle w:val="Hyperlink"/>
          </w:rPr>
          <w:t>11.</w:t>
        </w:r>
        <w:r>
          <w:rPr>
            <w:rStyle w:val="Hyperlink"/>
          </w:rPr>
          <w:t>3</w:t>
        </w:r>
        <w:r w:rsidRPr="00F56370">
          <w:rPr>
            <w:rStyle w:val="Hyperlink"/>
          </w:rPr>
          <w:t>.</w:t>
        </w:r>
        <w:r>
          <w:rPr>
            <w:rFonts w:ascii="Times New Roman" w:hAnsi="Times New Roman"/>
            <w:smallCaps w:val="0"/>
            <w:sz w:val="24"/>
            <w:szCs w:val="24"/>
          </w:rPr>
          <w:tab/>
        </w:r>
        <w:r w:rsidRPr="00F56370">
          <w:rPr>
            <w:rStyle w:val="Hyperlink"/>
          </w:rPr>
          <w:t xml:space="preserve">Protótipo da Tela de </w:t>
        </w:r>
        <w:r>
          <w:rPr>
            <w:rStyle w:val="Hyperlink"/>
          </w:rPr>
          <w:t>Carrinho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_Toc261623113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F4DEB3B" w14:textId="260F3ED9" w:rsidR="00271B4E" w:rsidRDefault="00271B4E" w:rsidP="00271B4E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13" w:history="1">
        <w:r w:rsidRPr="00F56370">
          <w:rPr>
            <w:rStyle w:val="Hyperlink"/>
          </w:rPr>
          <w:t>11.</w:t>
        </w:r>
        <w:r>
          <w:rPr>
            <w:rStyle w:val="Hyperlink"/>
          </w:rPr>
          <w:t>4</w:t>
        </w:r>
        <w:r w:rsidRPr="00F56370">
          <w:rPr>
            <w:rStyle w:val="Hyperlink"/>
          </w:rPr>
          <w:t>.</w:t>
        </w:r>
        <w:r>
          <w:rPr>
            <w:rFonts w:ascii="Times New Roman" w:hAnsi="Times New Roman"/>
            <w:smallCaps w:val="0"/>
            <w:sz w:val="24"/>
            <w:szCs w:val="24"/>
          </w:rPr>
          <w:tab/>
        </w:r>
        <w:r w:rsidRPr="00F56370">
          <w:rPr>
            <w:rStyle w:val="Hyperlink"/>
          </w:rPr>
          <w:t>Protótipo da Tela de</w:t>
        </w:r>
        <w:r>
          <w:rPr>
            <w:rStyle w:val="Hyperlink"/>
          </w:rPr>
          <w:t xml:space="preserve"> Entrega</w:t>
        </w:r>
        <w:r>
          <w:rPr>
            <w:webHidden/>
          </w:rPr>
          <w:tab/>
        </w:r>
        <w:r>
          <w:rPr>
            <w:webHidden/>
          </w:rPr>
          <w:t>10</w:t>
        </w:r>
      </w:hyperlink>
    </w:p>
    <w:p w14:paraId="65EB105C" w14:textId="0AAADA7B" w:rsidR="00271B4E" w:rsidRDefault="00271B4E" w:rsidP="00271B4E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13" w:history="1">
        <w:r w:rsidRPr="00F56370">
          <w:rPr>
            <w:rStyle w:val="Hyperlink"/>
          </w:rPr>
          <w:t>11.</w:t>
        </w:r>
        <w:r>
          <w:rPr>
            <w:rStyle w:val="Hyperlink"/>
          </w:rPr>
          <w:t>5</w:t>
        </w:r>
        <w:r w:rsidRPr="00F56370">
          <w:rPr>
            <w:rStyle w:val="Hyperlink"/>
          </w:rPr>
          <w:t>.</w:t>
        </w:r>
        <w:r>
          <w:rPr>
            <w:rFonts w:ascii="Times New Roman" w:hAnsi="Times New Roman"/>
            <w:smallCaps w:val="0"/>
            <w:sz w:val="24"/>
            <w:szCs w:val="24"/>
          </w:rPr>
          <w:tab/>
        </w:r>
        <w:r w:rsidRPr="00F56370">
          <w:rPr>
            <w:rStyle w:val="Hyperlink"/>
          </w:rPr>
          <w:t>Protótipo da Tela de</w:t>
        </w:r>
        <w:r>
          <w:rPr>
            <w:rStyle w:val="Hyperlink"/>
          </w:rPr>
          <w:t xml:space="preserve"> Pagamento</w:t>
        </w:r>
        <w:r>
          <w:rPr>
            <w:webHidden/>
          </w:rPr>
          <w:tab/>
        </w:r>
        <w:r>
          <w:rPr>
            <w:webHidden/>
          </w:rPr>
          <w:t>10</w:t>
        </w:r>
      </w:hyperlink>
    </w:p>
    <w:p w14:paraId="163420F6" w14:textId="4BCC163A" w:rsidR="00271B4E" w:rsidRDefault="00271B4E" w:rsidP="00271B4E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13" w:history="1">
        <w:r w:rsidRPr="00F56370">
          <w:rPr>
            <w:rStyle w:val="Hyperlink"/>
          </w:rPr>
          <w:t>11.</w:t>
        </w:r>
        <w:r>
          <w:rPr>
            <w:rStyle w:val="Hyperlink"/>
          </w:rPr>
          <w:t>6</w:t>
        </w:r>
        <w:r w:rsidRPr="00F56370">
          <w:rPr>
            <w:rStyle w:val="Hyperlink"/>
          </w:rPr>
          <w:t>.</w:t>
        </w:r>
        <w:r>
          <w:rPr>
            <w:rFonts w:ascii="Times New Roman" w:hAnsi="Times New Roman"/>
            <w:smallCaps w:val="0"/>
            <w:sz w:val="24"/>
            <w:szCs w:val="24"/>
          </w:rPr>
          <w:tab/>
        </w:r>
        <w:r w:rsidRPr="00F56370">
          <w:rPr>
            <w:rStyle w:val="Hyperlink"/>
          </w:rPr>
          <w:t xml:space="preserve">Protótipo da Tela de </w:t>
        </w:r>
        <w:r>
          <w:rPr>
            <w:rStyle w:val="Hyperlink"/>
          </w:rPr>
          <w:t>Revisão</w:t>
        </w:r>
        <w:r>
          <w:rPr>
            <w:webHidden/>
          </w:rPr>
          <w:tab/>
        </w:r>
        <w:r>
          <w:rPr>
            <w:webHidden/>
          </w:rPr>
          <w:t>11</w:t>
        </w:r>
      </w:hyperlink>
    </w:p>
    <w:p w14:paraId="03FC40C8" w14:textId="700257CB" w:rsidR="00271B4E" w:rsidRPr="00271B4E" w:rsidRDefault="00271B4E" w:rsidP="00271B4E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13" w:history="1">
        <w:r w:rsidRPr="00F56370">
          <w:rPr>
            <w:rStyle w:val="Hyperlink"/>
          </w:rPr>
          <w:t>11.</w:t>
        </w:r>
        <w:r>
          <w:rPr>
            <w:rStyle w:val="Hyperlink"/>
          </w:rPr>
          <w:t>7</w:t>
        </w:r>
        <w:r w:rsidRPr="00F56370">
          <w:rPr>
            <w:rStyle w:val="Hyperlink"/>
          </w:rPr>
          <w:t>.</w:t>
        </w:r>
        <w:r>
          <w:rPr>
            <w:rFonts w:ascii="Times New Roman" w:hAnsi="Times New Roman"/>
            <w:smallCaps w:val="0"/>
            <w:sz w:val="24"/>
            <w:szCs w:val="24"/>
          </w:rPr>
          <w:tab/>
        </w:r>
        <w:r w:rsidRPr="00F56370">
          <w:rPr>
            <w:rStyle w:val="Hyperlink"/>
          </w:rPr>
          <w:t xml:space="preserve">Protótipo da Tela de </w:t>
        </w:r>
        <w:r>
          <w:rPr>
            <w:rStyle w:val="Hyperlink"/>
          </w:rPr>
          <w:t>Pedidos</w:t>
        </w:r>
        <w:r>
          <w:rPr>
            <w:webHidden/>
          </w:rPr>
          <w:tab/>
        </w:r>
        <w:r>
          <w:rPr>
            <w:webHidden/>
          </w:rPr>
          <w:t>11</w:t>
        </w:r>
      </w:hyperlink>
    </w:p>
    <w:p w14:paraId="46E30121" w14:textId="736FC655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15" w:history="1">
        <w:r w:rsidR="00C0072B" w:rsidRPr="00F56370">
          <w:rPr>
            <w:rStyle w:val="Hyperlink"/>
          </w:rPr>
          <w:t>12.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Pós-condições</w:t>
        </w:r>
        <w:r w:rsidR="00C0072B">
          <w:rPr>
            <w:webHidden/>
          </w:rPr>
          <w:tab/>
        </w:r>
        <w:r w:rsidR="00271B4E">
          <w:rPr>
            <w:webHidden/>
          </w:rPr>
          <w:t>11</w:t>
        </w:r>
      </w:hyperlink>
    </w:p>
    <w:p w14:paraId="5A2D3CFE" w14:textId="031FDEC3" w:rsidR="00271B4E" w:rsidRDefault="0025236B" w:rsidP="00271B4E">
      <w:pPr>
        <w:pStyle w:val="Sumrio2"/>
      </w:pPr>
      <w:hyperlink w:anchor="_Toc261623116" w:history="1">
        <w:r w:rsidR="00C0072B" w:rsidRPr="00F56370">
          <w:rPr>
            <w:rStyle w:val="Hyperlink"/>
            <w:bCs/>
          </w:rPr>
          <w:t>12.1.</w:t>
        </w:r>
        <w:r w:rsidR="00C0072B">
          <w:rPr>
            <w:rFonts w:ascii="Times New Roman" w:hAnsi="Times New Roman"/>
            <w:smallCaps w:val="0"/>
            <w:sz w:val="24"/>
            <w:szCs w:val="24"/>
          </w:rPr>
          <w:tab/>
        </w:r>
        <w:r w:rsidR="00271B4E">
          <w:rPr>
            <w:rStyle w:val="Hyperlink"/>
          </w:rPr>
          <w:t>Compra realizada com Sucesso</w:t>
        </w:r>
        <w:r w:rsidR="00C0072B">
          <w:rPr>
            <w:webHidden/>
          </w:rPr>
          <w:tab/>
        </w:r>
        <w:r w:rsidR="00271B4E">
          <w:rPr>
            <w:webHidden/>
          </w:rPr>
          <w:t>12</w:t>
        </w:r>
      </w:hyperlink>
    </w:p>
    <w:p w14:paraId="1E0C92A7" w14:textId="60E0FC8D" w:rsidR="00271B4E" w:rsidRPr="00271B4E" w:rsidRDefault="00271B4E" w:rsidP="00271B4E">
      <w:pPr>
        <w:pStyle w:val="Sumrio2"/>
      </w:pPr>
      <w:hyperlink w:anchor="_Toc261623116" w:history="1">
        <w:r w:rsidRPr="00F56370">
          <w:rPr>
            <w:rStyle w:val="Hyperlink"/>
            <w:bCs/>
          </w:rPr>
          <w:t>12.</w:t>
        </w:r>
        <w:r>
          <w:rPr>
            <w:rStyle w:val="Hyperlink"/>
            <w:bCs/>
          </w:rPr>
          <w:t>2</w:t>
        </w:r>
        <w:r w:rsidRPr="00F56370">
          <w:rPr>
            <w:rStyle w:val="Hyperlink"/>
            <w:bCs/>
          </w:rPr>
          <w:t>.</w:t>
        </w:r>
        <w:r>
          <w:rPr>
            <w:rFonts w:ascii="Times New Roman" w:hAnsi="Times New Roman"/>
            <w:smallCaps w:val="0"/>
            <w:sz w:val="24"/>
            <w:szCs w:val="24"/>
          </w:rPr>
          <w:tab/>
        </w:r>
        <w:r>
          <w:rPr>
            <w:rStyle w:val="Hyperlink"/>
          </w:rPr>
          <w:t>Forma de Pagamento Recusada</w:t>
        </w:r>
        <w:r>
          <w:rPr>
            <w:webHidden/>
          </w:rPr>
          <w:tab/>
          <w:t>12</w:t>
        </w:r>
      </w:hyperlink>
    </w:p>
    <w:p w14:paraId="130626F8" w14:textId="250586F0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17" w:history="1">
        <w:r w:rsidR="00C0072B" w:rsidRPr="00F56370">
          <w:rPr>
            <w:rStyle w:val="Hyperlink"/>
          </w:rPr>
          <w:t>13.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Requisitos Não-Funcionais</w:t>
        </w:r>
        <w:r w:rsidR="00C0072B">
          <w:rPr>
            <w:webHidden/>
          </w:rPr>
          <w:tab/>
        </w:r>
        <w:r w:rsidR="00271B4E">
          <w:rPr>
            <w:webHidden/>
          </w:rPr>
          <w:t>12</w:t>
        </w:r>
      </w:hyperlink>
    </w:p>
    <w:p w14:paraId="020C182A" w14:textId="352A5F15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20" w:history="1">
        <w:r w:rsidR="00C0072B" w:rsidRPr="00F56370">
          <w:rPr>
            <w:rStyle w:val="Hyperlink"/>
          </w:rPr>
          <w:t>1</w:t>
        </w:r>
        <w:r w:rsidR="00B95347">
          <w:rPr>
            <w:rStyle w:val="Hyperlink"/>
          </w:rPr>
          <w:t>4</w:t>
        </w:r>
        <w:r w:rsidR="00C0072B" w:rsidRPr="00F56370">
          <w:rPr>
            <w:rStyle w:val="Hyperlink"/>
          </w:rPr>
          <w:t>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Observações</w:t>
        </w:r>
        <w:r w:rsidR="00C0072B">
          <w:rPr>
            <w:webHidden/>
          </w:rPr>
          <w:tab/>
        </w:r>
        <w:r w:rsidR="00271B4E">
          <w:rPr>
            <w:webHidden/>
          </w:rPr>
          <w:t>12</w:t>
        </w:r>
      </w:hyperlink>
    </w:p>
    <w:p w14:paraId="2507B743" w14:textId="29B8951F" w:rsidR="00C0072B" w:rsidRDefault="0025236B">
      <w:pPr>
        <w:pStyle w:val="Sumrio2"/>
        <w:rPr>
          <w:rFonts w:ascii="Times New Roman" w:hAnsi="Times New Roman"/>
          <w:smallCaps w:val="0"/>
          <w:sz w:val="24"/>
          <w:szCs w:val="24"/>
        </w:rPr>
      </w:pPr>
      <w:hyperlink w:anchor="_Toc261623121" w:history="1">
        <w:r w:rsidR="00C0072B" w:rsidRPr="00F56370">
          <w:rPr>
            <w:rStyle w:val="Hyperlink"/>
          </w:rPr>
          <w:t>16.1.</w:t>
        </w:r>
        <w:r w:rsidR="00C0072B">
          <w:rPr>
            <w:rFonts w:ascii="Times New Roman" w:hAnsi="Times New Roman"/>
            <w:small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Prioridade de desenvolvimento</w:t>
        </w:r>
        <w:r w:rsidR="00C0072B">
          <w:rPr>
            <w:webHidden/>
          </w:rPr>
          <w:tab/>
        </w:r>
        <w:r w:rsidR="00271B4E">
          <w:rPr>
            <w:webHidden/>
          </w:rPr>
          <w:t>12</w:t>
        </w:r>
      </w:hyperlink>
    </w:p>
    <w:p w14:paraId="340E3B11" w14:textId="36EB0A5F" w:rsidR="00C0072B" w:rsidRDefault="0025236B">
      <w:pPr>
        <w:pStyle w:val="Sumrio1"/>
        <w:rPr>
          <w:rFonts w:ascii="Times New Roman" w:hAnsi="Times New Roman"/>
          <w:b w:val="0"/>
          <w:bCs w:val="0"/>
          <w:caps w:val="0"/>
          <w:sz w:val="24"/>
          <w:szCs w:val="24"/>
        </w:rPr>
      </w:pPr>
      <w:hyperlink w:anchor="_Toc261623122" w:history="1">
        <w:r w:rsidR="00C0072B" w:rsidRPr="00F56370">
          <w:rPr>
            <w:rStyle w:val="Hyperlink"/>
          </w:rPr>
          <w:t>1</w:t>
        </w:r>
        <w:r w:rsidR="00B95347">
          <w:rPr>
            <w:rStyle w:val="Hyperlink"/>
          </w:rPr>
          <w:t>5</w:t>
        </w:r>
        <w:r w:rsidR="00C0072B" w:rsidRPr="00F56370">
          <w:rPr>
            <w:rStyle w:val="Hyperlink"/>
          </w:rPr>
          <w:t>.</w:t>
        </w:r>
        <w:r w:rsidR="00C0072B">
          <w:rPr>
            <w:rFonts w:ascii="Times New Roman" w:hAnsi="Times New Roman"/>
            <w:b w:val="0"/>
            <w:bCs w:val="0"/>
            <w:caps w:val="0"/>
            <w:sz w:val="24"/>
            <w:szCs w:val="24"/>
          </w:rPr>
          <w:tab/>
        </w:r>
        <w:r w:rsidR="00C0072B" w:rsidRPr="00F56370">
          <w:rPr>
            <w:rStyle w:val="Hyperlink"/>
          </w:rPr>
          <w:t>Referências</w:t>
        </w:r>
        <w:r w:rsidR="00C0072B">
          <w:rPr>
            <w:webHidden/>
          </w:rPr>
          <w:tab/>
        </w:r>
        <w:r w:rsidR="00271B4E">
          <w:rPr>
            <w:webHidden/>
          </w:rPr>
          <w:t>12</w:t>
        </w:r>
      </w:hyperlink>
    </w:p>
    <w:p w14:paraId="642D6F3C" w14:textId="34AC9A8E" w:rsidR="00B95347" w:rsidRPr="00B95347" w:rsidRDefault="00C0072B" w:rsidP="00B95347">
      <w:pPr>
        <w:rPr>
          <w:b/>
          <w:sz w:val="32"/>
          <w:szCs w:val="32"/>
        </w:rPr>
      </w:pPr>
      <w:r>
        <w:fldChar w:fldCharType="end"/>
      </w:r>
    </w:p>
    <w:p w14:paraId="387D0233" w14:textId="26429A7D" w:rsidR="00BC69BF" w:rsidRDefault="00574C98" w:rsidP="00BC69BF">
      <w:pPr>
        <w:pStyle w:val="PSDS-MarcadoresNivel1"/>
        <w:jc w:val="both"/>
      </w:pPr>
      <w:r w:rsidRPr="00B95347">
        <w:br w:type="page"/>
      </w:r>
      <w:bookmarkStart w:id="147" w:name="_Toc261616406"/>
      <w:r w:rsidR="00BC69BF">
        <w:lastRenderedPageBreak/>
        <w:t>Nome do Caso de Uso</w:t>
      </w:r>
      <w:bookmarkEnd w:id="147"/>
    </w:p>
    <w:p w14:paraId="2ECA33A6" w14:textId="77777777" w:rsidR="00BC69BF" w:rsidRDefault="00BC69BF" w:rsidP="00BC69BF">
      <w:pPr>
        <w:pStyle w:val="PSDS-CorpodeTexto"/>
        <w:ind w:left="624"/>
        <w:jc w:val="both"/>
      </w:pPr>
    </w:p>
    <w:p w14:paraId="1E2C27F8" w14:textId="7EBECB2C" w:rsidR="00BC69BF" w:rsidRPr="005115C9" w:rsidRDefault="00BC69BF" w:rsidP="00BC69BF">
      <w:pPr>
        <w:pStyle w:val="PSDS-CorpodeTexto"/>
        <w:ind w:left="624"/>
        <w:jc w:val="both"/>
        <w:rPr>
          <w:noProof/>
        </w:rPr>
      </w:pPr>
      <w:bookmarkStart w:id="148" w:name="REQXQW8Y1"/>
      <w:r w:rsidRPr="005115C9">
        <w:rPr>
          <w:noProof/>
        </w:rPr>
        <w:t>CDU</w:t>
      </w:r>
      <w:bookmarkEnd w:id="148"/>
      <w:r>
        <w:rPr>
          <w:noProof/>
        </w:rPr>
        <w:t xml:space="preserve">01 – </w:t>
      </w:r>
      <w:del w:id="149" w:author="Rodrigo" w:date="2019-10-19T12:55:00Z">
        <w:r>
          <w:delText>Manter Cadastro de Escolas</w:delText>
        </w:r>
      </w:del>
      <w:r w:rsidR="004E561A">
        <w:t>Gerenciar Pedido</w:t>
      </w:r>
    </w:p>
    <w:p w14:paraId="1F062592" w14:textId="77777777" w:rsidR="00BC69BF" w:rsidRDefault="00BC69BF" w:rsidP="00BC69BF">
      <w:pPr>
        <w:pStyle w:val="PSDS-CorpodeTexto"/>
        <w:ind w:left="624"/>
        <w:jc w:val="both"/>
      </w:pPr>
    </w:p>
    <w:p w14:paraId="49DC08A9" w14:textId="77777777" w:rsidR="00BC69BF" w:rsidRDefault="00BC69BF" w:rsidP="00F930AF">
      <w:pPr>
        <w:pStyle w:val="PSDS-MarcadoresNivel1"/>
        <w:jc w:val="both"/>
      </w:pPr>
      <w:bookmarkStart w:id="150" w:name="_Toc261616407"/>
      <w:r>
        <w:t>Objetivo</w:t>
      </w:r>
      <w:bookmarkEnd w:id="150"/>
    </w:p>
    <w:p w14:paraId="19452532" w14:textId="77777777" w:rsidR="00F930AF" w:rsidRPr="00F930AF" w:rsidRDefault="00F930AF">
      <w:pPr>
        <w:pStyle w:val="PSDS-MarcadoresNivel2"/>
        <w:numPr>
          <w:ilvl w:val="0"/>
          <w:numId w:val="0"/>
        </w:numPr>
        <w:ind w:left="792"/>
        <w:pPrChange w:id="151" w:author="Rodrigo" w:date="2019-10-19T12:55:00Z">
          <w:pPr>
            <w:pStyle w:val="PSDS-MarcadoresNivel2"/>
            <w:numPr>
              <w:ilvl w:val="0"/>
              <w:numId w:val="0"/>
            </w:numPr>
            <w:tabs>
              <w:tab w:val="clear" w:pos="792"/>
            </w:tabs>
            <w:ind w:left="0" w:firstLine="0"/>
          </w:pPr>
        </w:pPrChange>
      </w:pPr>
    </w:p>
    <w:p w14:paraId="0CB0B4ED" w14:textId="77777777" w:rsidR="00BC69BF" w:rsidRPr="00F90EB7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152" w:author="Rodrigo" w:date="2019-10-19T12:55:00Z"/>
          <w:b w:val="0"/>
          <w:bCs/>
          <w:sz w:val="18"/>
          <w:szCs w:val="18"/>
        </w:rPr>
      </w:pPr>
      <w:del w:id="153" w:author="Rodrigo" w:date="2019-10-19T12:55:00Z">
        <w:r w:rsidRPr="001718E2">
          <w:rPr>
            <w:b w:val="0"/>
            <w:bCs/>
            <w:sz w:val="18"/>
            <w:szCs w:val="18"/>
            <w:highlight w:val="lightGray"/>
          </w:rPr>
          <w:delText>[Finalidade do caso de uso. Para tanto, será suficiente um único parágrafo.]</w:delText>
        </w:r>
      </w:del>
    </w:p>
    <w:p w14:paraId="72199FB1" w14:textId="77777777" w:rsidR="00BC69BF" w:rsidRDefault="00BC69BF" w:rsidP="00BC69BF">
      <w:pPr>
        <w:pStyle w:val="PSDS-CorpodeTexto"/>
        <w:ind w:left="624"/>
        <w:jc w:val="both"/>
        <w:rPr>
          <w:del w:id="154" w:author="Rodrigo" w:date="2019-10-19T12:55:00Z"/>
        </w:rPr>
      </w:pPr>
    </w:p>
    <w:p w14:paraId="5C1040F6" w14:textId="59F77AA9" w:rsidR="00BC69BF" w:rsidRDefault="00BC69BF" w:rsidP="00BC69BF">
      <w:pPr>
        <w:pStyle w:val="PSDS-CorpodeTexto"/>
        <w:ind w:left="624"/>
        <w:jc w:val="both"/>
        <w:rPr>
          <w:noProof/>
        </w:rPr>
      </w:pPr>
      <w:r w:rsidRPr="007B32C2">
        <w:rPr>
          <w:noProof/>
        </w:rPr>
        <w:t xml:space="preserve">Este caso de uso tem como objetivo prover uma solução computacional capaz de </w:t>
      </w:r>
      <w:del w:id="155" w:author="Rodrigo" w:date="2019-10-19T12:55:00Z">
        <w:r w:rsidRPr="007B32C2">
          <w:rPr>
            <w:noProof/>
          </w:rPr>
          <w:delText>persistir escolas na base</w:delText>
        </w:r>
      </w:del>
      <w:ins w:id="156" w:author="Rodrigo" w:date="2019-10-19T12:55:00Z">
        <w:r w:rsidR="00F930AF">
          <w:rPr>
            <w:noProof/>
          </w:rPr>
          <w:t>sustentar um fluxo completo de venda</w:t>
        </w:r>
      </w:ins>
      <w:r w:rsidR="00F930AF">
        <w:rPr>
          <w:noProof/>
        </w:rPr>
        <w:t xml:space="preserve"> de </w:t>
      </w:r>
      <w:del w:id="157" w:author="Rodrigo" w:date="2019-10-19T12:55:00Z">
        <w:r w:rsidRPr="007B32C2">
          <w:rPr>
            <w:noProof/>
          </w:rPr>
          <w:delText>dados da secretária</w:delText>
        </w:r>
      </w:del>
      <w:r w:rsidR="000A2252">
        <w:rPr>
          <w:noProof/>
        </w:rPr>
        <w:t>cartas de Magic</w:t>
      </w:r>
      <w:r w:rsidRPr="007B32C2">
        <w:rPr>
          <w:noProof/>
        </w:rPr>
        <w:t xml:space="preserve">, incluindo as funcionalidades de </w:t>
      </w:r>
      <w:del w:id="158" w:author="Rodrigo" w:date="2019-10-19T12:55:00Z">
        <w:r w:rsidRPr="007B32C2">
          <w:rPr>
            <w:noProof/>
          </w:rPr>
          <w:delText>inserção</w:delText>
        </w:r>
      </w:del>
      <w:ins w:id="159" w:author="Rodrigo" w:date="2019-10-19T12:55:00Z">
        <w:r w:rsidR="00F930AF">
          <w:rPr>
            <w:noProof/>
          </w:rPr>
          <w:t xml:space="preserve">compra de </w:t>
        </w:r>
      </w:ins>
      <w:r w:rsidR="003139D8">
        <w:rPr>
          <w:noProof/>
        </w:rPr>
        <w:t>cartas</w:t>
      </w:r>
      <w:r w:rsidRPr="007B32C2">
        <w:rPr>
          <w:noProof/>
        </w:rPr>
        <w:t xml:space="preserve"> (fluxo principal), </w:t>
      </w:r>
      <w:r w:rsidR="00F930AF">
        <w:rPr>
          <w:noProof/>
        </w:rPr>
        <w:t>vi</w:t>
      </w:r>
      <w:r w:rsidR="00FF1E05">
        <w:rPr>
          <w:noProof/>
        </w:rPr>
        <w:t>s</w:t>
      </w:r>
      <w:r w:rsidR="00F930AF">
        <w:rPr>
          <w:noProof/>
        </w:rPr>
        <w:t>ualização</w:t>
      </w:r>
      <w:del w:id="160" w:author="Rodrigo" w:date="2019-10-19T12:55:00Z">
        <w:r w:rsidRPr="007B32C2">
          <w:rPr>
            <w:noProof/>
          </w:rPr>
          <w:delText>, alteração</w:delText>
        </w:r>
        <w:r>
          <w:rPr>
            <w:noProof/>
          </w:rPr>
          <w:delText>,</w:delText>
        </w:r>
        <w:r w:rsidRPr="007B32C2">
          <w:rPr>
            <w:noProof/>
          </w:rPr>
          <w:delText xml:space="preserve"> </w:delText>
        </w:r>
        <w:r>
          <w:rPr>
            <w:noProof/>
          </w:rPr>
          <w:delText>exclusão e salvar como rascunho.</w:delText>
        </w:r>
      </w:del>
      <w:ins w:id="161" w:author="Rodrigo" w:date="2019-10-19T12:55:00Z">
        <w:r w:rsidR="00F930AF">
          <w:rPr>
            <w:noProof/>
          </w:rPr>
          <w:t xml:space="preserve"> de </w:t>
        </w:r>
      </w:ins>
      <w:r w:rsidR="003139D8">
        <w:rPr>
          <w:noProof/>
        </w:rPr>
        <w:t>cartas</w:t>
      </w:r>
      <w:ins w:id="162" w:author="Rodrigo" w:date="2019-10-19T12:55:00Z">
        <w:r w:rsidRPr="007B32C2">
          <w:rPr>
            <w:noProof/>
          </w:rPr>
          <w:t xml:space="preserve">, </w:t>
        </w:r>
        <w:r w:rsidR="00F930AF">
          <w:rPr>
            <w:noProof/>
          </w:rPr>
          <w:t>vi</w:t>
        </w:r>
        <w:r w:rsidR="00FF1E05">
          <w:rPr>
            <w:noProof/>
          </w:rPr>
          <w:t>s</w:t>
        </w:r>
        <w:r w:rsidR="00F930AF">
          <w:rPr>
            <w:noProof/>
          </w:rPr>
          <w:t xml:space="preserve">ualização de pedidos e devolução de </w:t>
        </w:r>
      </w:ins>
      <w:r w:rsidR="003139D8">
        <w:rPr>
          <w:noProof/>
        </w:rPr>
        <w:t>cartas</w:t>
      </w:r>
      <w:ins w:id="163" w:author="Rodrigo" w:date="2019-10-19T12:55:00Z">
        <w:r w:rsidR="00F930AF">
          <w:rPr>
            <w:noProof/>
          </w:rPr>
          <w:t xml:space="preserve">. </w:t>
        </w:r>
      </w:ins>
    </w:p>
    <w:p w14:paraId="7698FA5A" w14:textId="77777777" w:rsidR="00BC69BF" w:rsidRDefault="00BC69BF" w:rsidP="00BC69BF">
      <w:pPr>
        <w:pStyle w:val="PSDS-CorpodeTexto"/>
        <w:ind w:left="624"/>
        <w:jc w:val="both"/>
        <w:rPr>
          <w:noProof/>
        </w:rPr>
      </w:pPr>
    </w:p>
    <w:p w14:paraId="65C9387E" w14:textId="77777777" w:rsidR="00BC69BF" w:rsidRDefault="00BC69BF" w:rsidP="00BC69BF">
      <w:pPr>
        <w:pStyle w:val="PSDS-MarcadoresNivel1"/>
        <w:jc w:val="both"/>
      </w:pPr>
      <w:bookmarkStart w:id="164" w:name="_Toc261616408"/>
      <w:r>
        <w:t>Descrição</w:t>
      </w:r>
      <w:bookmarkEnd w:id="164"/>
    </w:p>
    <w:p w14:paraId="738925E4" w14:textId="77777777" w:rsidR="00F930AF" w:rsidRDefault="00F930AF">
      <w:pPr>
        <w:pStyle w:val="PSDS-CorpodeTexto"/>
        <w:ind w:left="624"/>
        <w:jc w:val="both"/>
        <w:rPr>
          <w:highlight w:val="yellow"/>
          <w:rPrChange w:id="165" w:author="Rodrigo" w:date="2019-10-19T12:55:00Z">
            <w:rPr/>
          </w:rPrChange>
        </w:rPr>
        <w:pPrChange w:id="166" w:author="Rodrigo" w:date="2019-10-19T12:55:00Z">
          <w:pPr>
            <w:pStyle w:val="PSDS-MarcadoresNivel2"/>
            <w:numPr>
              <w:ilvl w:val="0"/>
              <w:numId w:val="0"/>
            </w:numPr>
            <w:tabs>
              <w:tab w:val="clear" w:pos="792"/>
            </w:tabs>
            <w:ind w:left="0" w:firstLine="0"/>
          </w:pPr>
        </w:pPrChange>
      </w:pPr>
    </w:p>
    <w:p w14:paraId="6F7FA026" w14:textId="75852436" w:rsidR="00BC69BF" w:rsidRPr="004B00A2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167" w:author="Rodrigo" w:date="2019-10-19T12:55:00Z"/>
          <w:b w:val="0"/>
          <w:bCs/>
          <w:sz w:val="20"/>
          <w:highlight w:val="lightGray"/>
        </w:rPr>
      </w:pPr>
      <w:del w:id="168" w:author="Rodrigo" w:date="2019-10-19T12:55:00Z">
        <w:r w:rsidRPr="004B00A2">
          <w:rPr>
            <w:b w:val="0"/>
            <w:bCs/>
            <w:sz w:val="20"/>
            <w:highlight w:val="lightGray"/>
          </w:rPr>
          <w:delText>[Descrição</w:delText>
        </w:r>
      </w:del>
      <w:ins w:id="169" w:author="Rodrigo" w:date="2019-10-19T12:55:00Z">
        <w:r w:rsidR="00E33F85" w:rsidRPr="004B00A2">
          <w:rPr>
            <w:noProof/>
            <w:sz w:val="20"/>
          </w:rPr>
          <w:t>Dentro</w:t>
        </w:r>
      </w:ins>
      <w:r w:rsidR="00E33F85" w:rsidRPr="004B00A2">
        <w:rPr>
          <w:sz w:val="20"/>
          <w:rPrChange w:id="170" w:author="Rodrigo" w:date="2019-10-19T12:55:00Z">
            <w:rPr>
              <w:sz w:val="18"/>
              <w:highlight w:val="lightGray"/>
            </w:rPr>
          </w:rPrChange>
        </w:rPr>
        <w:t xml:space="preserve"> </w:t>
      </w:r>
      <w:r w:rsidR="00E33F85" w:rsidRPr="004B00A2">
        <w:rPr>
          <w:bCs/>
          <w:sz w:val="20"/>
          <w:rPrChange w:id="171" w:author="Rodrigo" w:date="2019-10-19T12:55:00Z">
            <w:rPr>
              <w:sz w:val="18"/>
              <w:highlight w:val="lightGray"/>
            </w:rPr>
          </w:rPrChange>
        </w:rPr>
        <w:t xml:space="preserve">do </w:t>
      </w:r>
      <w:del w:id="172" w:author="Rodrigo" w:date="2019-10-19T12:55:00Z">
        <w:r w:rsidRPr="004B00A2">
          <w:rPr>
            <w:b w:val="0"/>
            <w:bCs/>
            <w:sz w:val="20"/>
            <w:highlight w:val="lightGray"/>
          </w:rPr>
          <w:delText>caso</w:delText>
        </w:r>
      </w:del>
      <w:ins w:id="173" w:author="Rodrigo" w:date="2019-10-19T12:55:00Z">
        <w:r w:rsidR="00E33F85" w:rsidRPr="004B00A2">
          <w:rPr>
            <w:b w:val="0"/>
            <w:bCs/>
            <w:noProof/>
            <w:sz w:val="20"/>
          </w:rPr>
          <w:t>fluxo</w:t>
        </w:r>
      </w:ins>
      <w:r w:rsidR="00E33F85" w:rsidRPr="004B00A2">
        <w:rPr>
          <w:bCs/>
          <w:sz w:val="20"/>
          <w:rPrChange w:id="174" w:author="Rodrigo" w:date="2019-10-19T12:55:00Z">
            <w:rPr>
              <w:sz w:val="18"/>
              <w:highlight w:val="lightGray"/>
            </w:rPr>
          </w:rPrChange>
        </w:rPr>
        <w:t xml:space="preserve"> de </w:t>
      </w:r>
      <w:del w:id="175" w:author="Rodrigo" w:date="2019-10-19T12:55:00Z">
        <w:r w:rsidRPr="004B00A2">
          <w:rPr>
            <w:b w:val="0"/>
            <w:bCs/>
            <w:sz w:val="20"/>
            <w:highlight w:val="lightGray"/>
          </w:rPr>
          <w:delText xml:space="preserve">uso que possibilita </w:delText>
        </w:r>
      </w:del>
      <w:r w:rsidR="00E33F85" w:rsidRPr="004B00A2">
        <w:rPr>
          <w:bCs/>
          <w:sz w:val="20"/>
          <w:rPrChange w:id="176" w:author="Rodrigo" w:date="2019-10-19T12:55:00Z">
            <w:rPr>
              <w:sz w:val="18"/>
              <w:highlight w:val="lightGray"/>
            </w:rPr>
          </w:rPrChange>
        </w:rPr>
        <w:t xml:space="preserve">uma </w:t>
      </w:r>
      <w:del w:id="177" w:author="Rodrigo" w:date="2019-10-19T12:55:00Z">
        <w:r w:rsidRPr="004B00A2">
          <w:rPr>
            <w:b w:val="0"/>
            <w:bCs/>
            <w:sz w:val="20"/>
            <w:highlight w:val="lightGray"/>
          </w:rPr>
          <w:delText>visão geral</w:delText>
        </w:r>
      </w:del>
      <w:ins w:id="178" w:author="Rodrigo" w:date="2019-10-19T12:55:00Z">
        <w:r w:rsidR="00E33F85" w:rsidRPr="004B00A2">
          <w:rPr>
            <w:b w:val="0"/>
            <w:bCs/>
            <w:noProof/>
            <w:sz w:val="20"/>
          </w:rPr>
          <w:t>compra, o cliente primeiramente pode vi</w:t>
        </w:r>
        <w:r w:rsidR="00FF1E05" w:rsidRPr="004B00A2">
          <w:rPr>
            <w:b w:val="0"/>
            <w:bCs/>
            <w:noProof/>
            <w:sz w:val="20"/>
          </w:rPr>
          <w:t>s</w:t>
        </w:r>
        <w:r w:rsidR="00E33F85" w:rsidRPr="004B00A2">
          <w:rPr>
            <w:b w:val="0"/>
            <w:bCs/>
            <w:noProof/>
            <w:sz w:val="20"/>
          </w:rPr>
          <w:t xml:space="preserve">ualizar quais </w:t>
        </w:r>
      </w:ins>
      <w:r w:rsidR="003139D8">
        <w:rPr>
          <w:bCs/>
          <w:noProof/>
        </w:rPr>
        <w:t>cardas est</w:t>
      </w:r>
      <w:r w:rsidR="000A2252">
        <w:rPr>
          <w:bCs/>
          <w:noProof/>
        </w:rPr>
        <w:t xml:space="preserve">ão </w:t>
      </w:r>
      <w:ins w:id="179" w:author="Rodrigo" w:date="2019-10-19T12:55:00Z">
        <w:r w:rsidR="00E33F85" w:rsidRPr="004B00A2">
          <w:rPr>
            <w:b w:val="0"/>
            <w:bCs/>
            <w:noProof/>
            <w:sz w:val="20"/>
          </w:rPr>
          <w:t>dispiníveis no catálogo</w:t>
        </w:r>
      </w:ins>
      <w:r w:rsidR="00E33F85" w:rsidRPr="004B00A2">
        <w:rPr>
          <w:bCs/>
          <w:sz w:val="20"/>
          <w:rPrChange w:id="180" w:author="Rodrigo" w:date="2019-10-19T12:55:00Z">
            <w:rPr>
              <w:sz w:val="18"/>
              <w:highlight w:val="lightGray"/>
            </w:rPr>
          </w:rPrChange>
        </w:rPr>
        <w:t xml:space="preserve"> da </w:t>
      </w:r>
      <w:del w:id="181" w:author="Rodrigo" w:date="2019-10-19T12:55:00Z">
        <w:r w:rsidRPr="004B00A2">
          <w:rPr>
            <w:b w:val="0"/>
            <w:bCs/>
            <w:sz w:val="20"/>
            <w:highlight w:val="lightGray"/>
          </w:rPr>
          <w:delText>funcionalidade. Pode-</w:delText>
        </w:r>
      </w:del>
      <w:ins w:id="182" w:author="Rodrigo" w:date="2019-10-19T12:55:00Z">
        <w:r w:rsidR="00E33F85" w:rsidRPr="004B00A2">
          <w:rPr>
            <w:b w:val="0"/>
            <w:bCs/>
            <w:noProof/>
            <w:sz w:val="20"/>
          </w:rPr>
          <w:t xml:space="preserve">loja online, </w:t>
        </w:r>
      </w:ins>
      <w:r w:rsidR="00E33F85" w:rsidRPr="004B00A2">
        <w:rPr>
          <w:bCs/>
          <w:sz w:val="20"/>
          <w:rPrChange w:id="183" w:author="Rodrigo" w:date="2019-10-19T12:55:00Z">
            <w:rPr>
              <w:sz w:val="18"/>
              <w:highlight w:val="lightGray"/>
            </w:rPr>
          </w:rPrChange>
        </w:rPr>
        <w:t>se</w:t>
      </w:r>
      <w:r w:rsidR="00E33F85" w:rsidRPr="004B00A2">
        <w:rPr>
          <w:sz w:val="20"/>
          <w:rPrChange w:id="184" w:author="Rodrigo" w:date="2019-10-19T12:55:00Z">
            <w:rPr>
              <w:sz w:val="18"/>
              <w:highlight w:val="lightGray"/>
            </w:rPr>
          </w:rPrChange>
        </w:rPr>
        <w:t xml:space="preserve"> </w:t>
      </w:r>
      <w:del w:id="185" w:author="Rodrigo" w:date="2019-10-19T12:55:00Z">
        <w:r w:rsidRPr="004B00A2">
          <w:rPr>
            <w:b w:val="0"/>
            <w:bCs/>
            <w:sz w:val="20"/>
            <w:highlight w:val="lightGray"/>
          </w:rPr>
          <w:delText>contar uma história para contextualizar o leitor, não ultrapassar três parágrafos]</w:delText>
        </w:r>
      </w:del>
    </w:p>
    <w:p w14:paraId="0E2FC99E" w14:textId="77777777" w:rsidR="00BC69BF" w:rsidRDefault="00BC69BF" w:rsidP="00BC69BF">
      <w:pPr>
        <w:pStyle w:val="PSDS-MarcadoresNivel2"/>
        <w:numPr>
          <w:ilvl w:val="0"/>
          <w:numId w:val="0"/>
        </w:numPr>
        <w:ind w:left="792" w:hanging="432"/>
        <w:rPr>
          <w:del w:id="186" w:author="Rodrigo" w:date="2019-10-19T12:55:00Z"/>
        </w:rPr>
      </w:pPr>
    </w:p>
    <w:p w14:paraId="5A5676F5" w14:textId="77777777" w:rsidR="00BC69BF" w:rsidRDefault="00BC69BF" w:rsidP="00BC69BF">
      <w:pPr>
        <w:pStyle w:val="PSDS-CorpodeTexto"/>
        <w:ind w:left="624"/>
        <w:jc w:val="both"/>
        <w:rPr>
          <w:del w:id="187" w:author="Rodrigo" w:date="2019-10-19T12:55:00Z"/>
          <w:noProof/>
          <w:highlight w:val="yellow"/>
        </w:rPr>
      </w:pPr>
      <w:del w:id="188" w:author="Rodrigo" w:date="2019-10-19T12:55:00Z">
        <w:r>
          <w:rPr>
            <w:noProof/>
            <w:highlight w:val="yellow"/>
          </w:rPr>
          <w:delText>Exemplo de uma descrição para um UC de manutenção de centros de custo de um hospital:</w:delText>
        </w:r>
      </w:del>
    </w:p>
    <w:p w14:paraId="421E7690" w14:textId="77777777" w:rsidR="00BC69BF" w:rsidRDefault="00BC69BF" w:rsidP="00BC69BF">
      <w:pPr>
        <w:pStyle w:val="PSDS-CorpodeTexto"/>
        <w:ind w:left="624"/>
        <w:jc w:val="both"/>
        <w:rPr>
          <w:del w:id="189" w:author="Rodrigo" w:date="2019-10-19T12:55:00Z"/>
          <w:noProof/>
          <w:highlight w:val="yellow"/>
        </w:rPr>
      </w:pPr>
    </w:p>
    <w:p w14:paraId="25B738D2" w14:textId="77777777" w:rsidR="00E33F85" w:rsidRDefault="00BC69BF" w:rsidP="00E33F85">
      <w:pPr>
        <w:pStyle w:val="PSDS-CorpodeTexto"/>
        <w:ind w:left="624"/>
        <w:jc w:val="both"/>
        <w:rPr>
          <w:rPrChange w:id="190" w:author="Rodrigo" w:date="2019-10-19T12:55:00Z">
            <w:rPr>
              <w:highlight w:val="yellow"/>
            </w:rPr>
          </w:rPrChange>
        </w:rPr>
      </w:pPr>
      <w:del w:id="191" w:author="Rodrigo" w:date="2019-10-19T12:55:00Z">
        <w:r w:rsidRPr="007E6CC5">
          <w:rPr>
            <w:noProof/>
            <w:highlight w:val="yellow"/>
          </w:rPr>
          <w:delText>Através do cadastro de centros de custo é possível manter</w:delText>
        </w:r>
      </w:del>
      <w:ins w:id="192" w:author="Rodrigo" w:date="2019-10-19T12:55:00Z">
        <w:r w:rsidR="00E33F85">
          <w:rPr>
            <w:noProof/>
          </w:rPr>
          <w:t>baseando em</w:t>
        </w:r>
      </w:ins>
      <w:r w:rsidR="00E33F85">
        <w:rPr>
          <w:rPrChange w:id="193" w:author="Rodrigo" w:date="2019-10-19T12:55:00Z">
            <w:rPr>
              <w:highlight w:val="yellow"/>
            </w:rPr>
          </w:rPrChange>
        </w:rPr>
        <w:t xml:space="preserve"> informações </w:t>
      </w:r>
      <w:del w:id="194" w:author="Rodrigo" w:date="2019-10-19T12:55:00Z">
        <w:r w:rsidRPr="007E6CC5">
          <w:rPr>
            <w:noProof/>
            <w:highlight w:val="yellow"/>
          </w:rPr>
          <w:delText>de centros de custo cadastrados no estabelecimento de saúde. Os centros de custo são setores do estabelecimento de saúde que possuem gastos mensuráveis.</w:delText>
        </w:r>
      </w:del>
      <w:ins w:id="195" w:author="Rodrigo" w:date="2019-10-19T12:55:00Z">
        <w:r w:rsidR="00E33F85">
          <w:rPr>
            <w:noProof/>
          </w:rPr>
          <w:t>como preço, descrição, capa, plataforma</w:t>
        </w:r>
        <w:r w:rsidR="00933D67">
          <w:rPr>
            <w:noProof/>
          </w:rPr>
          <w:t xml:space="preserve"> e</w:t>
        </w:r>
        <w:r w:rsidR="00E33F85">
          <w:rPr>
            <w:noProof/>
          </w:rPr>
          <w:t xml:space="preserve"> taxa de entrega. </w:t>
        </w:r>
      </w:ins>
    </w:p>
    <w:p w14:paraId="010BA736" w14:textId="77777777" w:rsidR="00BC69BF" w:rsidRPr="007E6CC5" w:rsidRDefault="00BC69BF" w:rsidP="00BC69BF">
      <w:pPr>
        <w:pStyle w:val="PSDS-CorpodeTexto"/>
        <w:ind w:left="624"/>
        <w:jc w:val="both"/>
        <w:rPr>
          <w:del w:id="196" w:author="Rodrigo" w:date="2019-10-19T12:55:00Z"/>
          <w:noProof/>
          <w:highlight w:val="yellow"/>
        </w:rPr>
      </w:pPr>
    </w:p>
    <w:p w14:paraId="371A6AB4" w14:textId="77777777" w:rsidR="00BC69BF" w:rsidRPr="007E6CC5" w:rsidRDefault="00BC69BF" w:rsidP="00BC69BF">
      <w:pPr>
        <w:pStyle w:val="PSDS-CorpodeTexto"/>
        <w:ind w:left="624"/>
        <w:jc w:val="both"/>
        <w:rPr>
          <w:del w:id="197" w:author="Rodrigo" w:date="2019-10-19T12:55:00Z"/>
          <w:noProof/>
          <w:highlight w:val="yellow"/>
        </w:rPr>
      </w:pPr>
      <w:del w:id="198" w:author="Rodrigo" w:date="2019-10-19T12:55:00Z">
        <w:r w:rsidRPr="007E6CC5">
          <w:rPr>
            <w:noProof/>
            <w:highlight w:val="yellow"/>
          </w:rPr>
          <w:delText>A divisão de centros de custo não precisa obedecer a estrutura formal do estabelecimento de saúde, ou seja, não precisa seguir seu organograma. Para que se tenha uma visão de responsabilidade do ponto de vista organizacional, associa-se o centro de custos a uma unidade de negócio, que reproduz o organograma do estabelecimento.</w:delText>
        </w:r>
      </w:del>
    </w:p>
    <w:p w14:paraId="0B7C5C0E" w14:textId="77777777" w:rsidR="00BC69BF" w:rsidRPr="007E6CC5" w:rsidRDefault="00BC69BF" w:rsidP="00BC69BF">
      <w:pPr>
        <w:pStyle w:val="PSDS-CorpodeTexto"/>
        <w:ind w:left="624"/>
        <w:jc w:val="both"/>
        <w:rPr>
          <w:del w:id="199" w:author="Rodrigo" w:date="2019-10-19T12:55:00Z"/>
          <w:noProof/>
          <w:highlight w:val="yellow"/>
        </w:rPr>
      </w:pPr>
    </w:p>
    <w:p w14:paraId="3CE429CD" w14:textId="77777777" w:rsidR="00BC69BF" w:rsidRPr="007E6CC5" w:rsidRDefault="00BC69BF" w:rsidP="00BC69BF">
      <w:pPr>
        <w:pStyle w:val="PSDS-CorpodeTexto"/>
        <w:ind w:left="624"/>
        <w:jc w:val="both"/>
        <w:rPr>
          <w:del w:id="200" w:author="Rodrigo" w:date="2019-10-19T12:55:00Z"/>
          <w:noProof/>
          <w:highlight w:val="yellow"/>
        </w:rPr>
      </w:pPr>
    </w:p>
    <w:p w14:paraId="18247777" w14:textId="77777777" w:rsidR="00BC69BF" w:rsidRPr="007E6CC5" w:rsidRDefault="00BC69BF" w:rsidP="00BC69BF">
      <w:pPr>
        <w:pStyle w:val="PSDS-CorpodeTexto"/>
        <w:ind w:left="624"/>
        <w:jc w:val="both"/>
        <w:rPr>
          <w:del w:id="201" w:author="Rodrigo" w:date="2019-10-19T12:55:00Z"/>
          <w:noProof/>
          <w:highlight w:val="yellow"/>
        </w:rPr>
      </w:pPr>
      <w:del w:id="202" w:author="Rodrigo" w:date="2019-10-19T12:55:00Z">
        <w:r w:rsidRPr="007E6CC5">
          <w:rPr>
            <w:noProof/>
            <w:highlight w:val="yellow"/>
          </w:rPr>
          <w:delText>No cadastro de centros de custo é possível informar seu código e nome e classificação, podendo ainda associá-lo a um grupo de centros de custo e a uma unidade de negócio.</w:delText>
        </w:r>
      </w:del>
    </w:p>
    <w:p w14:paraId="4A07C97A" w14:textId="77777777" w:rsidR="00BC69BF" w:rsidRPr="007E6CC5" w:rsidRDefault="00BC69BF" w:rsidP="00BC69BF">
      <w:pPr>
        <w:pStyle w:val="PSDS-CorpodeTexto"/>
        <w:ind w:left="624"/>
        <w:jc w:val="both"/>
        <w:rPr>
          <w:del w:id="203" w:author="Rodrigo" w:date="2019-10-19T12:55:00Z"/>
          <w:noProof/>
          <w:highlight w:val="yellow"/>
        </w:rPr>
      </w:pPr>
    </w:p>
    <w:p w14:paraId="27C91E78" w14:textId="77777777" w:rsidR="00BC69BF" w:rsidRPr="007E6CC5" w:rsidRDefault="00BC69BF" w:rsidP="00BC69BF">
      <w:pPr>
        <w:pStyle w:val="PSDS-CorpodeTexto"/>
        <w:ind w:left="624"/>
        <w:jc w:val="both"/>
        <w:rPr>
          <w:del w:id="204" w:author="Rodrigo" w:date="2019-10-19T12:55:00Z"/>
          <w:noProof/>
          <w:highlight w:val="yellow"/>
        </w:rPr>
      </w:pPr>
      <w:del w:id="205" w:author="Rodrigo" w:date="2019-10-19T12:55:00Z">
        <w:r w:rsidRPr="007E6CC5">
          <w:rPr>
            <w:noProof/>
            <w:highlight w:val="yellow"/>
          </w:rPr>
          <w:delText>É possível incluir, alterar, desativar, reativar e visualizar centros de custo existentes no cadastro de</w:delText>
        </w:r>
      </w:del>
    </w:p>
    <w:p w14:paraId="69A2B091" w14:textId="77777777" w:rsidR="00BC69BF" w:rsidRPr="007E6CC5" w:rsidRDefault="00BC69BF" w:rsidP="00BC69BF">
      <w:pPr>
        <w:pStyle w:val="PSDS-CorpodeTexto"/>
        <w:ind w:left="624"/>
        <w:jc w:val="both"/>
        <w:rPr>
          <w:del w:id="206" w:author="Rodrigo" w:date="2019-10-19T12:55:00Z"/>
          <w:noProof/>
        </w:rPr>
      </w:pPr>
      <w:del w:id="207" w:author="Rodrigo" w:date="2019-10-19T12:55:00Z">
        <w:r w:rsidRPr="007E6CC5">
          <w:rPr>
            <w:noProof/>
            <w:highlight w:val="yellow"/>
          </w:rPr>
          <w:delText>centros de custo do estabelecimento de saúde.</w:delText>
        </w:r>
      </w:del>
    </w:p>
    <w:p w14:paraId="215C95C0" w14:textId="36A8B331" w:rsidR="00E33F85" w:rsidRDefault="00E33F85" w:rsidP="00E33F85">
      <w:pPr>
        <w:pStyle w:val="PSDS-CorpodeTexto"/>
        <w:ind w:left="624"/>
        <w:jc w:val="both"/>
        <w:rPr>
          <w:ins w:id="208" w:author="Rodrigo" w:date="2019-10-19T12:55:00Z"/>
          <w:noProof/>
        </w:rPr>
      </w:pPr>
      <w:ins w:id="209" w:author="Rodrigo" w:date="2019-10-19T12:55:00Z">
        <w:r>
          <w:rPr>
            <w:noProof/>
          </w:rPr>
          <w:t>Selecionando um ou mais</w:t>
        </w:r>
        <w:r w:rsidR="00933D67">
          <w:rPr>
            <w:noProof/>
          </w:rPr>
          <w:t xml:space="preserve"> </w:t>
        </w:r>
      </w:ins>
      <w:r w:rsidR="000A2252">
        <w:rPr>
          <w:noProof/>
        </w:rPr>
        <w:t xml:space="preserve">cartas </w:t>
      </w:r>
      <w:ins w:id="210" w:author="Rodrigo" w:date="2019-10-19T12:55:00Z">
        <w:r>
          <w:rPr>
            <w:noProof/>
          </w:rPr>
          <w:t>desejad</w:t>
        </w:r>
      </w:ins>
      <w:r w:rsidR="000A2252">
        <w:rPr>
          <w:noProof/>
        </w:rPr>
        <w:t>a</w:t>
      </w:r>
      <w:ins w:id="211" w:author="Rodrigo" w:date="2019-10-19T12:55:00Z">
        <w:r>
          <w:rPr>
            <w:noProof/>
          </w:rPr>
          <w:t>s, o</w:t>
        </w:r>
        <w:r w:rsidR="005E5E9C">
          <w:rPr>
            <w:noProof/>
          </w:rPr>
          <w:t xml:space="preserve">s produtos são encaminhados para um repositório temporário chamado </w:t>
        </w:r>
        <w:r w:rsidR="005E5E9C" w:rsidRPr="005E5E9C">
          <w:rPr>
            <w:noProof/>
          </w:rPr>
          <w:t>“</w:t>
        </w:r>
        <w:r w:rsidR="005E5E9C">
          <w:rPr>
            <w:noProof/>
          </w:rPr>
          <w:t>Carrinho” e mediante confirmação do cliente, é encaminhado para confi</w:t>
        </w:r>
        <w:r w:rsidR="00933D67">
          <w:rPr>
            <w:noProof/>
          </w:rPr>
          <w:t>r</w:t>
        </w:r>
        <w:r w:rsidR="005E5E9C">
          <w:rPr>
            <w:noProof/>
          </w:rPr>
          <w:t xml:space="preserve">mação de endereço para entrega e forma de pagamento. </w:t>
        </w:r>
      </w:ins>
    </w:p>
    <w:p w14:paraId="77E9AFE0" w14:textId="77777777" w:rsidR="005E5E9C" w:rsidRDefault="005E5E9C" w:rsidP="00E33F85">
      <w:pPr>
        <w:pStyle w:val="PSDS-CorpodeTexto"/>
        <w:ind w:left="624"/>
        <w:jc w:val="both"/>
        <w:rPr>
          <w:ins w:id="212" w:author="Rodrigo" w:date="2019-10-19T12:55:00Z"/>
          <w:noProof/>
        </w:rPr>
      </w:pPr>
      <w:ins w:id="213" w:author="Rodrigo" w:date="2019-10-19T12:55:00Z">
        <w:r>
          <w:rPr>
            <w:noProof/>
          </w:rPr>
          <w:t xml:space="preserve">Uma vez que </w:t>
        </w:r>
        <w:r w:rsidR="00933D67">
          <w:rPr>
            <w:noProof/>
          </w:rPr>
          <w:t xml:space="preserve">o pagamento foi aprovado e </w:t>
        </w:r>
        <w:r>
          <w:rPr>
            <w:noProof/>
          </w:rPr>
          <w:t xml:space="preserve">o </w:t>
        </w:r>
        <w:r w:rsidR="00933D67">
          <w:rPr>
            <w:noProof/>
          </w:rPr>
          <w:t>jogo</w:t>
        </w:r>
        <w:r>
          <w:rPr>
            <w:noProof/>
          </w:rPr>
          <w:t xml:space="preserve"> foi adquirido, se inicia o processo de entrega. </w:t>
        </w:r>
      </w:ins>
    </w:p>
    <w:p w14:paraId="5B0D2F5E" w14:textId="77777777" w:rsidR="005E5E9C" w:rsidRDefault="005E5E9C" w:rsidP="00E33F85">
      <w:pPr>
        <w:pStyle w:val="PSDS-CorpodeTexto"/>
        <w:ind w:left="624"/>
        <w:jc w:val="both"/>
        <w:rPr>
          <w:ins w:id="214" w:author="Rodrigo" w:date="2019-10-19T12:55:00Z"/>
          <w:noProof/>
        </w:rPr>
      </w:pPr>
      <w:ins w:id="215" w:author="Rodrigo" w:date="2019-10-19T12:55:00Z">
        <w:r>
          <w:rPr>
            <w:noProof/>
          </w:rPr>
          <w:t>Após a entrega, caso encontre algum problema com seu produto, o cliente pode solicitar uma troca dentro do sistema, na seção de pedidos, que exibe todos os pedidos realizados</w:t>
        </w:r>
        <w:r w:rsidR="00933D67">
          <w:rPr>
            <w:noProof/>
          </w:rPr>
          <w:t xml:space="preserve"> e </w:t>
        </w:r>
        <w:r>
          <w:rPr>
            <w:noProof/>
          </w:rPr>
          <w:t>seus status</w:t>
        </w:r>
        <w:r w:rsidR="00933D67">
          <w:rPr>
            <w:noProof/>
          </w:rPr>
          <w:t xml:space="preserve">. A troca deve ser aprovada por um usuário com perfil de adminstrador. </w:t>
        </w:r>
      </w:ins>
    </w:p>
    <w:p w14:paraId="23DF00E4" w14:textId="77777777" w:rsidR="005E5E9C" w:rsidRDefault="005E5E9C" w:rsidP="00E33F85">
      <w:pPr>
        <w:pStyle w:val="PSDS-CorpodeTexto"/>
        <w:ind w:left="624"/>
        <w:jc w:val="both"/>
        <w:rPr>
          <w:ins w:id="216" w:author="Rodrigo" w:date="2019-10-19T12:55:00Z"/>
          <w:noProof/>
        </w:rPr>
      </w:pPr>
    </w:p>
    <w:p w14:paraId="3D31F934" w14:textId="77777777" w:rsidR="00BC69BF" w:rsidRDefault="00BC69BF" w:rsidP="00BC69BF">
      <w:pPr>
        <w:pStyle w:val="PSDS-CorpodeTexto"/>
        <w:ind w:left="624"/>
        <w:jc w:val="both"/>
        <w:rPr>
          <w:noProof/>
          <w:highlight w:val="yellow"/>
        </w:rPr>
      </w:pPr>
    </w:p>
    <w:p w14:paraId="41321994" w14:textId="77777777" w:rsidR="00BC69BF" w:rsidRPr="00933D67" w:rsidRDefault="00BC69BF" w:rsidP="00933D67">
      <w:pPr>
        <w:pStyle w:val="PSDS-MarcadoresNivel1"/>
        <w:jc w:val="both"/>
        <w:rPr>
          <w:bCs/>
        </w:rPr>
      </w:pPr>
      <w:bookmarkStart w:id="217" w:name="_Toc261616409"/>
      <w:r w:rsidRPr="00E30B15">
        <w:rPr>
          <w:rFonts w:cs="Arial"/>
          <w:bCs/>
        </w:rPr>
        <w:t xml:space="preserve">Requisitos </w:t>
      </w:r>
      <w:r>
        <w:rPr>
          <w:rFonts w:cs="Arial"/>
          <w:bCs/>
        </w:rPr>
        <w:t>F</w:t>
      </w:r>
      <w:r w:rsidRPr="00E30B15">
        <w:rPr>
          <w:rFonts w:cs="Arial"/>
          <w:bCs/>
        </w:rPr>
        <w:t>uncionais</w:t>
      </w:r>
      <w:bookmarkEnd w:id="217"/>
    </w:p>
    <w:p w14:paraId="3A0C2CDD" w14:textId="77777777" w:rsidR="00BC69BF" w:rsidRPr="001718E2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218" w:author="Rodrigo" w:date="2019-10-19T12:55:00Z"/>
          <w:b w:val="0"/>
          <w:bCs/>
          <w:sz w:val="18"/>
          <w:szCs w:val="18"/>
          <w:highlight w:val="lightGray"/>
        </w:rPr>
      </w:pPr>
      <w:del w:id="219" w:author="Rodrigo" w:date="2019-10-19T12:55:00Z">
        <w:r w:rsidRPr="001718E2">
          <w:rPr>
            <w:b w:val="0"/>
            <w:bCs/>
            <w:sz w:val="18"/>
            <w:szCs w:val="18"/>
            <w:highlight w:val="lightGray"/>
          </w:rPr>
          <w:delText>[Lista o identificador dos requisitos funcionais realizados por este casos de uso, auxiliando assim a rastreabilidade dos mesmo]</w:delText>
        </w:r>
      </w:del>
    </w:p>
    <w:p w14:paraId="0021FBEC" w14:textId="77777777" w:rsidR="00BC69BF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220" w:author="Rodrigo" w:date="2019-10-19T12:55:00Z"/>
          <w:b w:val="0"/>
          <w:bCs/>
          <w:sz w:val="20"/>
        </w:rPr>
      </w:pPr>
    </w:p>
    <w:p w14:paraId="32CA33D9" w14:textId="77777777" w:rsidR="00BC69BF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221" w:author="Rodrigo" w:date="2019-10-19T12:55:00Z"/>
          <w:b w:val="0"/>
          <w:bCs/>
          <w:sz w:val="20"/>
        </w:rPr>
      </w:pPr>
      <w:del w:id="222" w:author="Rodrigo" w:date="2019-10-19T12:55:00Z">
        <w:r>
          <w:rPr>
            <w:b w:val="0"/>
            <w:bCs/>
            <w:sz w:val="20"/>
          </w:rPr>
          <w:delText>RF01 – Cadatro de Escolas</w:delText>
        </w:r>
      </w:del>
    </w:p>
    <w:p w14:paraId="1233DEA2" w14:textId="77777777" w:rsidR="00BC69BF" w:rsidRPr="007E6CC5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223" w:author="Rodrigo" w:date="2019-10-19T12:55:00Z"/>
        </w:rPr>
      </w:pPr>
      <w:del w:id="224" w:author="Rodrigo" w:date="2019-10-19T12:55:00Z">
        <w:r>
          <w:rPr>
            <w:b w:val="0"/>
            <w:bCs/>
            <w:sz w:val="20"/>
          </w:rPr>
          <w:delText>RF02 – Validar dados Cadastrais</w:delText>
        </w:r>
      </w:del>
    </w:p>
    <w:p w14:paraId="6AF0A3B2" w14:textId="77777777" w:rsidR="00933D67" w:rsidRDefault="00933D67" w:rsidP="00BC69BF">
      <w:pPr>
        <w:pStyle w:val="PSDS-MarcadoresNivel2"/>
        <w:numPr>
          <w:ilvl w:val="0"/>
          <w:numId w:val="0"/>
        </w:numPr>
        <w:ind w:left="1056" w:hanging="432"/>
        <w:rPr>
          <w:ins w:id="225" w:author="Rodrigo" w:date="2019-10-19T12:55:00Z"/>
          <w:b w:val="0"/>
          <w:bCs/>
          <w:sz w:val="20"/>
        </w:rPr>
      </w:pPr>
    </w:p>
    <w:tbl>
      <w:tblPr>
        <w:tblW w:w="10314" w:type="dxa"/>
        <w:tblInd w:w="1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933D67" w14:paraId="13CAF63D" w14:textId="77777777" w:rsidTr="00581AA2">
        <w:trPr>
          <w:ins w:id="226" w:author="Rodrigo" w:date="2019-10-19T12:55:00Z"/>
        </w:trPr>
        <w:tc>
          <w:tcPr>
            <w:tcW w:w="10314" w:type="dxa"/>
            <w:shd w:val="clear" w:color="auto" w:fill="auto"/>
          </w:tcPr>
          <w:p w14:paraId="2CC4E25F" w14:textId="77777777" w:rsidR="00933D67" w:rsidRPr="00581AA2" w:rsidRDefault="00933D67" w:rsidP="00581AA2">
            <w:pPr>
              <w:rPr>
                <w:ins w:id="227" w:author="Rodrigo" w:date="2019-10-19T12:55:00Z"/>
                <w:sz w:val="20"/>
                <w:szCs w:val="20"/>
              </w:rPr>
            </w:pPr>
            <w:ins w:id="228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RF0031</w:t>
              </w:r>
            </w:ins>
          </w:p>
          <w:p w14:paraId="182D0FFC" w14:textId="77777777" w:rsidR="00933D67" w:rsidRDefault="00933D67" w:rsidP="00581AA2">
            <w:pPr>
              <w:rPr>
                <w:ins w:id="229" w:author="Rodrigo" w:date="2019-10-19T12:55:00Z"/>
              </w:rPr>
            </w:pPr>
            <w:ins w:id="230" w:author="Rodrigo" w:date="2019-10-19T12:55:00Z">
              <w:r w:rsidRPr="00581AA2">
                <w:rPr>
                  <w:sz w:val="20"/>
                  <w:szCs w:val="20"/>
                </w:rPr>
                <w:t>Gerenciar carrinho de compra</w:t>
              </w:r>
            </w:ins>
          </w:p>
        </w:tc>
      </w:tr>
      <w:tr w:rsidR="00933D67" w:rsidRPr="00581AA2" w14:paraId="04818EC6" w14:textId="77777777" w:rsidTr="00581AA2">
        <w:trPr>
          <w:ins w:id="231" w:author="Rodrigo" w:date="2019-10-19T12:55:00Z"/>
        </w:trPr>
        <w:tc>
          <w:tcPr>
            <w:tcW w:w="10314" w:type="dxa"/>
            <w:shd w:val="clear" w:color="auto" w:fill="auto"/>
          </w:tcPr>
          <w:p w14:paraId="6C5544C5" w14:textId="77777777" w:rsidR="00933D67" w:rsidRPr="00581AA2" w:rsidRDefault="00933D67" w:rsidP="00581AA2">
            <w:pPr>
              <w:rPr>
                <w:ins w:id="232" w:author="Rodrigo" w:date="2019-10-19T12:55:00Z"/>
                <w:sz w:val="20"/>
                <w:szCs w:val="20"/>
              </w:rPr>
            </w:pPr>
            <w:ins w:id="233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RF0032</w:t>
              </w:r>
            </w:ins>
          </w:p>
          <w:p w14:paraId="1E3C25C4" w14:textId="77777777" w:rsidR="00933D67" w:rsidRPr="00581AA2" w:rsidRDefault="00933D67" w:rsidP="00581AA2">
            <w:pPr>
              <w:rPr>
                <w:ins w:id="234" w:author="Rodrigo" w:date="2019-10-19T12:55:00Z"/>
                <w:sz w:val="20"/>
                <w:szCs w:val="20"/>
              </w:rPr>
            </w:pPr>
            <w:ins w:id="235" w:author="Rodrigo" w:date="2019-10-19T12:55:00Z">
              <w:r w:rsidRPr="00581AA2">
                <w:rPr>
                  <w:sz w:val="20"/>
                  <w:szCs w:val="20"/>
                </w:rPr>
                <w:t>Definir quantidade de itens no para o carrinho</w:t>
              </w:r>
            </w:ins>
          </w:p>
        </w:tc>
      </w:tr>
      <w:tr w:rsidR="00933D67" w14:paraId="341D1C16" w14:textId="77777777" w:rsidTr="00581AA2">
        <w:trPr>
          <w:ins w:id="236" w:author="Rodrigo" w:date="2019-10-19T12:55:00Z"/>
        </w:trPr>
        <w:tc>
          <w:tcPr>
            <w:tcW w:w="10314" w:type="dxa"/>
            <w:shd w:val="clear" w:color="auto" w:fill="auto"/>
          </w:tcPr>
          <w:p w14:paraId="794EE8BD" w14:textId="77777777" w:rsidR="00933D67" w:rsidRPr="00581AA2" w:rsidRDefault="00933D67" w:rsidP="00581AA2">
            <w:pPr>
              <w:rPr>
                <w:ins w:id="237" w:author="Rodrigo" w:date="2019-10-19T12:55:00Z"/>
                <w:sz w:val="20"/>
                <w:szCs w:val="20"/>
              </w:rPr>
            </w:pPr>
            <w:ins w:id="238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RF0033</w:t>
              </w:r>
            </w:ins>
          </w:p>
          <w:p w14:paraId="63439E4F" w14:textId="77777777" w:rsidR="00933D67" w:rsidRDefault="00933D67" w:rsidP="00581AA2">
            <w:pPr>
              <w:rPr>
                <w:ins w:id="239" w:author="Rodrigo" w:date="2019-10-19T12:55:00Z"/>
              </w:rPr>
            </w:pPr>
            <w:ins w:id="240" w:author="Rodrigo" w:date="2019-10-19T12:55:00Z">
              <w:r w:rsidRPr="00581AA2">
                <w:rPr>
                  <w:sz w:val="20"/>
                  <w:szCs w:val="20"/>
                </w:rPr>
                <w:t>Realizar compra</w:t>
              </w:r>
            </w:ins>
          </w:p>
        </w:tc>
      </w:tr>
      <w:tr w:rsidR="00933D67" w:rsidRPr="00581AA2" w14:paraId="1427AB4E" w14:textId="77777777" w:rsidTr="00581AA2">
        <w:trPr>
          <w:ins w:id="241" w:author="Rodrigo" w:date="2019-10-19T12:55:00Z"/>
        </w:trPr>
        <w:tc>
          <w:tcPr>
            <w:tcW w:w="10314" w:type="dxa"/>
            <w:shd w:val="clear" w:color="auto" w:fill="auto"/>
          </w:tcPr>
          <w:p w14:paraId="5BCB343C" w14:textId="77777777" w:rsidR="00933D67" w:rsidRPr="00581AA2" w:rsidRDefault="00933D67" w:rsidP="00581AA2">
            <w:pPr>
              <w:rPr>
                <w:ins w:id="242" w:author="Rodrigo" w:date="2019-10-19T12:55:00Z"/>
                <w:sz w:val="20"/>
                <w:szCs w:val="20"/>
              </w:rPr>
            </w:pPr>
            <w:ins w:id="243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RF0034</w:t>
              </w:r>
            </w:ins>
          </w:p>
          <w:p w14:paraId="1D9FBD23" w14:textId="77777777" w:rsidR="00933D67" w:rsidRPr="00581AA2" w:rsidRDefault="00933D67" w:rsidP="00581AA2">
            <w:pPr>
              <w:rPr>
                <w:ins w:id="244" w:author="Rodrigo" w:date="2019-10-19T12:55:00Z"/>
                <w:sz w:val="20"/>
                <w:szCs w:val="20"/>
              </w:rPr>
            </w:pPr>
            <w:ins w:id="245" w:author="Rodrigo" w:date="2019-10-19T12:55:00Z">
              <w:r w:rsidRPr="00581AA2">
                <w:rPr>
                  <w:sz w:val="20"/>
                  <w:szCs w:val="20"/>
                </w:rPr>
                <w:t>Calcular frete</w:t>
              </w:r>
            </w:ins>
          </w:p>
        </w:tc>
      </w:tr>
      <w:tr w:rsidR="00933D67" w:rsidRPr="00581AA2" w14:paraId="26ABE727" w14:textId="77777777" w:rsidTr="00581AA2">
        <w:trPr>
          <w:ins w:id="246" w:author="Rodrigo" w:date="2019-10-19T12:55:00Z"/>
        </w:trPr>
        <w:tc>
          <w:tcPr>
            <w:tcW w:w="10314" w:type="dxa"/>
            <w:shd w:val="clear" w:color="auto" w:fill="auto"/>
          </w:tcPr>
          <w:p w14:paraId="50E37CAB" w14:textId="77777777" w:rsidR="00933D67" w:rsidRPr="00581AA2" w:rsidRDefault="00933D67" w:rsidP="00581AA2">
            <w:pPr>
              <w:rPr>
                <w:ins w:id="247" w:author="Rodrigo" w:date="2019-10-19T12:55:00Z"/>
                <w:sz w:val="20"/>
                <w:szCs w:val="20"/>
                <w:highlight w:val="yellow"/>
              </w:rPr>
            </w:pPr>
            <w:ins w:id="248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RF0035</w:t>
              </w:r>
            </w:ins>
          </w:p>
          <w:p w14:paraId="423281D7" w14:textId="77777777" w:rsidR="00933D67" w:rsidRPr="00581AA2" w:rsidRDefault="00933D67" w:rsidP="00581AA2">
            <w:pPr>
              <w:rPr>
                <w:ins w:id="249" w:author="Rodrigo" w:date="2019-10-19T12:55:00Z"/>
                <w:sz w:val="20"/>
                <w:szCs w:val="20"/>
                <w:highlight w:val="yellow"/>
              </w:rPr>
            </w:pPr>
            <w:ins w:id="250" w:author="Rodrigo" w:date="2019-10-19T12:55:00Z">
              <w:r w:rsidRPr="00581AA2">
                <w:rPr>
                  <w:sz w:val="20"/>
                  <w:szCs w:val="20"/>
                </w:rPr>
                <w:t>Selecionar endereço de entrega</w:t>
              </w:r>
            </w:ins>
          </w:p>
        </w:tc>
      </w:tr>
      <w:tr w:rsidR="00933D67" w:rsidRPr="00581AA2" w14:paraId="5CAB613D" w14:textId="77777777" w:rsidTr="00581AA2">
        <w:trPr>
          <w:ins w:id="251" w:author="Rodrigo" w:date="2019-10-19T12:55:00Z"/>
        </w:trPr>
        <w:tc>
          <w:tcPr>
            <w:tcW w:w="10314" w:type="dxa"/>
            <w:shd w:val="clear" w:color="auto" w:fill="auto"/>
          </w:tcPr>
          <w:p w14:paraId="2BCF990A" w14:textId="77777777" w:rsidR="00933D67" w:rsidRPr="00581AA2" w:rsidRDefault="00933D67" w:rsidP="00581AA2">
            <w:pPr>
              <w:rPr>
                <w:ins w:id="252" w:author="Rodrigo" w:date="2019-10-19T12:55:00Z"/>
                <w:sz w:val="20"/>
                <w:szCs w:val="20"/>
                <w:highlight w:val="yellow"/>
              </w:rPr>
            </w:pPr>
            <w:ins w:id="253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RF0036</w:t>
              </w:r>
            </w:ins>
          </w:p>
          <w:p w14:paraId="562ECE40" w14:textId="77777777" w:rsidR="00933D67" w:rsidRPr="00581AA2" w:rsidRDefault="00933D67" w:rsidP="00581AA2">
            <w:pPr>
              <w:rPr>
                <w:ins w:id="254" w:author="Rodrigo" w:date="2019-10-19T12:55:00Z"/>
                <w:sz w:val="20"/>
                <w:szCs w:val="20"/>
                <w:highlight w:val="yellow"/>
              </w:rPr>
            </w:pPr>
            <w:ins w:id="255" w:author="Rodrigo" w:date="2019-10-19T12:55:00Z">
              <w:r w:rsidRPr="00581AA2">
                <w:rPr>
                  <w:sz w:val="20"/>
                  <w:szCs w:val="20"/>
                </w:rPr>
                <w:t>Selecionar forma de pagamento</w:t>
              </w:r>
            </w:ins>
          </w:p>
        </w:tc>
      </w:tr>
      <w:tr w:rsidR="00933D67" w:rsidRPr="00581AA2" w14:paraId="200DEDD1" w14:textId="77777777" w:rsidTr="00581AA2">
        <w:trPr>
          <w:ins w:id="256" w:author="Rodrigo" w:date="2019-10-19T12:55:00Z"/>
        </w:trPr>
        <w:tc>
          <w:tcPr>
            <w:tcW w:w="10314" w:type="dxa"/>
            <w:shd w:val="clear" w:color="auto" w:fill="auto"/>
          </w:tcPr>
          <w:p w14:paraId="35BE41E5" w14:textId="77777777" w:rsidR="00933D67" w:rsidRPr="00581AA2" w:rsidRDefault="00933D67" w:rsidP="00581AA2">
            <w:pPr>
              <w:rPr>
                <w:ins w:id="257" w:author="Rodrigo" w:date="2019-10-19T12:55:00Z"/>
                <w:sz w:val="20"/>
                <w:szCs w:val="20"/>
                <w:highlight w:val="yellow"/>
              </w:rPr>
            </w:pPr>
            <w:ins w:id="258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RF0037</w:t>
              </w:r>
            </w:ins>
          </w:p>
          <w:p w14:paraId="5EF2B4C6" w14:textId="77777777" w:rsidR="00933D67" w:rsidRPr="00581AA2" w:rsidRDefault="00933D67" w:rsidP="00581AA2">
            <w:pPr>
              <w:rPr>
                <w:ins w:id="259" w:author="Rodrigo" w:date="2019-10-19T12:55:00Z"/>
                <w:sz w:val="20"/>
                <w:szCs w:val="20"/>
                <w:highlight w:val="yellow"/>
              </w:rPr>
            </w:pPr>
            <w:ins w:id="260" w:author="Rodrigo" w:date="2019-10-19T12:55:00Z">
              <w:r w:rsidRPr="00581AA2">
                <w:rPr>
                  <w:sz w:val="20"/>
                  <w:szCs w:val="20"/>
                </w:rPr>
                <w:t>Finalizar Compra</w:t>
              </w:r>
            </w:ins>
          </w:p>
        </w:tc>
      </w:tr>
      <w:tr w:rsidR="00933D67" w:rsidRPr="00581AA2" w14:paraId="708C9F65" w14:textId="77777777" w:rsidTr="00581AA2">
        <w:trPr>
          <w:ins w:id="261" w:author="Rodrigo" w:date="2019-10-19T12:55:00Z"/>
        </w:trPr>
        <w:tc>
          <w:tcPr>
            <w:tcW w:w="10314" w:type="dxa"/>
            <w:shd w:val="clear" w:color="auto" w:fill="auto"/>
          </w:tcPr>
          <w:p w14:paraId="51693541" w14:textId="77777777" w:rsidR="00933D67" w:rsidRPr="00581AA2" w:rsidRDefault="00933D67" w:rsidP="00581AA2">
            <w:pPr>
              <w:rPr>
                <w:ins w:id="262" w:author="Rodrigo" w:date="2019-10-19T12:55:00Z"/>
                <w:sz w:val="20"/>
                <w:szCs w:val="20"/>
              </w:rPr>
            </w:pPr>
            <w:ins w:id="263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RF0038</w:t>
              </w:r>
            </w:ins>
          </w:p>
          <w:p w14:paraId="4C2CDFA5" w14:textId="77777777" w:rsidR="00933D67" w:rsidRPr="00581AA2" w:rsidRDefault="00933D67" w:rsidP="00581AA2">
            <w:pPr>
              <w:rPr>
                <w:ins w:id="264" w:author="Rodrigo" w:date="2019-10-19T12:55:00Z"/>
                <w:sz w:val="20"/>
                <w:szCs w:val="20"/>
                <w:highlight w:val="yellow"/>
              </w:rPr>
            </w:pPr>
            <w:ins w:id="265" w:author="Rodrigo" w:date="2019-10-19T12:55:00Z">
              <w:r w:rsidRPr="00581AA2">
                <w:rPr>
                  <w:sz w:val="20"/>
                  <w:szCs w:val="20"/>
                </w:rPr>
                <w:t>Despachar produtos para entrega</w:t>
              </w:r>
            </w:ins>
          </w:p>
        </w:tc>
      </w:tr>
      <w:tr w:rsidR="00933D67" w:rsidRPr="00581AA2" w14:paraId="00DB54B3" w14:textId="77777777" w:rsidTr="00581AA2">
        <w:trPr>
          <w:ins w:id="266" w:author="Rodrigo" w:date="2019-10-19T12:55:00Z"/>
        </w:trPr>
        <w:tc>
          <w:tcPr>
            <w:tcW w:w="10314" w:type="dxa"/>
            <w:shd w:val="clear" w:color="auto" w:fill="auto"/>
          </w:tcPr>
          <w:p w14:paraId="5DCBD974" w14:textId="77777777" w:rsidR="00933D67" w:rsidRPr="00581AA2" w:rsidRDefault="00933D67" w:rsidP="00581AA2">
            <w:pPr>
              <w:rPr>
                <w:ins w:id="267" w:author="Rodrigo" w:date="2019-10-19T12:55:00Z"/>
                <w:sz w:val="20"/>
                <w:szCs w:val="20"/>
              </w:rPr>
            </w:pPr>
            <w:ins w:id="268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RF0039</w:t>
              </w:r>
            </w:ins>
          </w:p>
          <w:p w14:paraId="70622967" w14:textId="77777777" w:rsidR="00933D67" w:rsidRPr="00581AA2" w:rsidRDefault="00933D67" w:rsidP="00581AA2">
            <w:pPr>
              <w:rPr>
                <w:ins w:id="269" w:author="Rodrigo" w:date="2019-10-19T12:55:00Z"/>
                <w:sz w:val="20"/>
                <w:szCs w:val="20"/>
                <w:highlight w:val="yellow"/>
              </w:rPr>
            </w:pPr>
            <w:ins w:id="270" w:author="Rodrigo" w:date="2019-10-19T12:55:00Z">
              <w:r w:rsidRPr="00581AA2">
                <w:rPr>
                  <w:sz w:val="20"/>
                  <w:szCs w:val="20"/>
                </w:rPr>
                <w:t>Produtos entregues</w:t>
              </w:r>
            </w:ins>
          </w:p>
        </w:tc>
      </w:tr>
      <w:tr w:rsidR="00933D67" w:rsidRPr="00581AA2" w14:paraId="6AEB7672" w14:textId="77777777" w:rsidTr="00581AA2">
        <w:trPr>
          <w:ins w:id="271" w:author="Rodrigo" w:date="2019-10-19T12:55:00Z"/>
        </w:trPr>
        <w:tc>
          <w:tcPr>
            <w:tcW w:w="10314" w:type="dxa"/>
            <w:shd w:val="clear" w:color="auto" w:fill="auto"/>
          </w:tcPr>
          <w:p w14:paraId="794D094D" w14:textId="77777777" w:rsidR="00933D67" w:rsidRPr="00581AA2" w:rsidRDefault="00933D67" w:rsidP="00581AA2">
            <w:pPr>
              <w:rPr>
                <w:ins w:id="272" w:author="Rodrigo" w:date="2019-10-19T12:55:00Z"/>
                <w:sz w:val="20"/>
                <w:szCs w:val="20"/>
              </w:rPr>
            </w:pPr>
            <w:ins w:id="273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RF0040</w:t>
              </w:r>
            </w:ins>
          </w:p>
          <w:p w14:paraId="1B6ACA9C" w14:textId="77777777" w:rsidR="00933D67" w:rsidRPr="00581AA2" w:rsidRDefault="00933D67" w:rsidP="00581AA2">
            <w:pPr>
              <w:rPr>
                <w:ins w:id="274" w:author="Rodrigo" w:date="2019-10-19T12:55:00Z"/>
                <w:sz w:val="20"/>
                <w:szCs w:val="20"/>
                <w:highlight w:val="yellow"/>
              </w:rPr>
            </w:pPr>
            <w:ins w:id="275" w:author="Rodrigo" w:date="2019-10-19T12:55:00Z">
              <w:r w:rsidRPr="00581AA2">
                <w:rPr>
                  <w:sz w:val="20"/>
                  <w:szCs w:val="20"/>
                </w:rPr>
                <w:t>Solicitar troca</w:t>
              </w:r>
            </w:ins>
          </w:p>
        </w:tc>
      </w:tr>
      <w:tr w:rsidR="00933D67" w:rsidRPr="00581AA2" w14:paraId="179D3AE6" w14:textId="77777777" w:rsidTr="00581AA2">
        <w:trPr>
          <w:ins w:id="276" w:author="Rodrigo" w:date="2019-10-19T12:55:00Z"/>
        </w:trPr>
        <w:tc>
          <w:tcPr>
            <w:tcW w:w="10314" w:type="dxa"/>
            <w:shd w:val="clear" w:color="auto" w:fill="auto"/>
          </w:tcPr>
          <w:p w14:paraId="662BE0F5" w14:textId="77777777" w:rsidR="00933D67" w:rsidRPr="00581AA2" w:rsidRDefault="00933D67" w:rsidP="00581AA2">
            <w:pPr>
              <w:rPr>
                <w:ins w:id="277" w:author="Rodrigo" w:date="2019-10-19T12:55:00Z"/>
                <w:sz w:val="20"/>
                <w:szCs w:val="20"/>
              </w:rPr>
            </w:pPr>
            <w:ins w:id="278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RF0041</w:t>
              </w:r>
            </w:ins>
          </w:p>
          <w:p w14:paraId="3C62066C" w14:textId="77777777" w:rsidR="00933D67" w:rsidRPr="00581AA2" w:rsidRDefault="00933D67" w:rsidP="00581AA2">
            <w:pPr>
              <w:rPr>
                <w:ins w:id="279" w:author="Rodrigo" w:date="2019-10-19T12:55:00Z"/>
                <w:sz w:val="20"/>
                <w:szCs w:val="20"/>
                <w:highlight w:val="yellow"/>
              </w:rPr>
            </w:pPr>
            <w:ins w:id="280" w:author="Rodrigo" w:date="2019-10-19T12:55:00Z">
              <w:r w:rsidRPr="00581AA2">
                <w:rPr>
                  <w:sz w:val="20"/>
                  <w:szCs w:val="20"/>
                </w:rPr>
                <w:t>Autorizar trocas</w:t>
              </w:r>
            </w:ins>
          </w:p>
        </w:tc>
      </w:tr>
      <w:tr w:rsidR="00933D67" w:rsidRPr="00581AA2" w14:paraId="10232151" w14:textId="77777777" w:rsidTr="00581AA2">
        <w:trPr>
          <w:ins w:id="281" w:author="Rodrigo" w:date="2019-10-19T12:55:00Z"/>
        </w:trPr>
        <w:tc>
          <w:tcPr>
            <w:tcW w:w="10314" w:type="dxa"/>
            <w:shd w:val="clear" w:color="auto" w:fill="auto"/>
          </w:tcPr>
          <w:p w14:paraId="05E93EFC" w14:textId="77777777" w:rsidR="00933D67" w:rsidRPr="00581AA2" w:rsidRDefault="00933D67" w:rsidP="00581AA2">
            <w:pPr>
              <w:rPr>
                <w:ins w:id="282" w:author="Rodrigo" w:date="2019-10-19T12:55:00Z"/>
                <w:sz w:val="20"/>
                <w:szCs w:val="20"/>
              </w:rPr>
            </w:pPr>
            <w:ins w:id="283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RF0042</w:t>
              </w:r>
            </w:ins>
          </w:p>
          <w:p w14:paraId="6021EA37" w14:textId="77777777" w:rsidR="00933D67" w:rsidRPr="00581AA2" w:rsidRDefault="00933D67" w:rsidP="00581AA2">
            <w:pPr>
              <w:rPr>
                <w:ins w:id="284" w:author="Rodrigo" w:date="2019-10-19T12:55:00Z"/>
                <w:sz w:val="20"/>
                <w:szCs w:val="20"/>
                <w:highlight w:val="yellow"/>
              </w:rPr>
            </w:pPr>
            <w:ins w:id="285" w:author="Rodrigo" w:date="2019-10-19T12:55:00Z">
              <w:r w:rsidRPr="00581AA2">
                <w:rPr>
                  <w:sz w:val="20"/>
                  <w:szCs w:val="20"/>
                </w:rPr>
                <w:t>Visualização de trocas</w:t>
              </w:r>
            </w:ins>
          </w:p>
        </w:tc>
      </w:tr>
      <w:tr w:rsidR="00933D67" w:rsidRPr="00581AA2" w14:paraId="7CEE20FA" w14:textId="77777777" w:rsidTr="00581AA2">
        <w:trPr>
          <w:ins w:id="286" w:author="Rodrigo" w:date="2019-10-19T12:55:00Z"/>
        </w:trPr>
        <w:tc>
          <w:tcPr>
            <w:tcW w:w="10314" w:type="dxa"/>
            <w:shd w:val="clear" w:color="auto" w:fill="auto"/>
          </w:tcPr>
          <w:p w14:paraId="2EC1D208" w14:textId="77777777" w:rsidR="00933D67" w:rsidRPr="00581AA2" w:rsidRDefault="00933D67" w:rsidP="00581AA2">
            <w:pPr>
              <w:rPr>
                <w:ins w:id="287" w:author="Rodrigo" w:date="2019-10-19T12:55:00Z"/>
                <w:sz w:val="20"/>
                <w:szCs w:val="20"/>
              </w:rPr>
            </w:pPr>
            <w:ins w:id="288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RF0043</w:t>
              </w:r>
            </w:ins>
          </w:p>
          <w:p w14:paraId="5CA339D2" w14:textId="77777777" w:rsidR="00933D67" w:rsidRPr="00581AA2" w:rsidRDefault="00933D67" w:rsidP="00581AA2">
            <w:pPr>
              <w:rPr>
                <w:ins w:id="289" w:author="Rodrigo" w:date="2019-10-19T12:55:00Z"/>
                <w:sz w:val="20"/>
                <w:szCs w:val="20"/>
                <w:highlight w:val="yellow"/>
              </w:rPr>
            </w:pPr>
            <w:ins w:id="290" w:author="Rodrigo" w:date="2019-10-19T12:55:00Z">
              <w:r w:rsidRPr="00581AA2">
                <w:rPr>
                  <w:sz w:val="20"/>
                  <w:szCs w:val="20"/>
                </w:rPr>
                <w:t>Confirmar recebimento de itens para troca</w:t>
              </w:r>
            </w:ins>
          </w:p>
        </w:tc>
      </w:tr>
      <w:tr w:rsidR="00933D67" w:rsidRPr="00581AA2" w14:paraId="1A731D13" w14:textId="77777777" w:rsidTr="00581AA2">
        <w:trPr>
          <w:ins w:id="291" w:author="Rodrigo" w:date="2019-10-19T12:55:00Z"/>
        </w:trPr>
        <w:tc>
          <w:tcPr>
            <w:tcW w:w="10314" w:type="dxa"/>
            <w:shd w:val="clear" w:color="auto" w:fill="auto"/>
          </w:tcPr>
          <w:p w14:paraId="5674020B" w14:textId="77777777" w:rsidR="00933D67" w:rsidRPr="00581AA2" w:rsidRDefault="00933D67" w:rsidP="00581AA2">
            <w:pPr>
              <w:rPr>
                <w:ins w:id="292" w:author="Rodrigo" w:date="2019-10-19T12:55:00Z"/>
                <w:sz w:val="20"/>
                <w:szCs w:val="20"/>
              </w:rPr>
            </w:pPr>
            <w:ins w:id="293" w:author="Rodrigo" w:date="2019-10-19T12:55:00Z">
              <w:r w:rsidRPr="00581AA2">
                <w:rPr>
                  <w:sz w:val="20"/>
                  <w:szCs w:val="20"/>
                  <w:highlight w:val="yellow"/>
                </w:rPr>
                <w:t>RF0044</w:t>
              </w:r>
            </w:ins>
          </w:p>
          <w:p w14:paraId="3B7F3723" w14:textId="77777777" w:rsidR="00933D67" w:rsidRPr="00581AA2" w:rsidRDefault="00933D67" w:rsidP="00581AA2">
            <w:pPr>
              <w:rPr>
                <w:ins w:id="294" w:author="Rodrigo" w:date="2019-10-19T12:55:00Z"/>
                <w:sz w:val="20"/>
                <w:szCs w:val="20"/>
              </w:rPr>
            </w:pPr>
            <w:ins w:id="295" w:author="Rodrigo" w:date="2019-10-19T12:55:00Z">
              <w:r w:rsidRPr="00581AA2">
                <w:rPr>
                  <w:sz w:val="20"/>
                  <w:szCs w:val="20"/>
                </w:rPr>
                <w:t>Gerar cupom de troca após recebimento de itens</w:t>
              </w:r>
            </w:ins>
          </w:p>
        </w:tc>
      </w:tr>
    </w:tbl>
    <w:p w14:paraId="4D2F0FD5" w14:textId="77777777" w:rsidR="00933D67" w:rsidRPr="007E6CC5" w:rsidRDefault="00933D67" w:rsidP="00BC69BF">
      <w:pPr>
        <w:pStyle w:val="PSDS-MarcadoresNivel2"/>
        <w:numPr>
          <w:ilvl w:val="0"/>
          <w:numId w:val="0"/>
        </w:numPr>
        <w:ind w:left="1056" w:hanging="432"/>
        <w:rPr>
          <w:ins w:id="296" w:author="Rodrigo" w:date="2019-10-19T12:55:00Z"/>
        </w:rPr>
      </w:pPr>
    </w:p>
    <w:p w14:paraId="217F457C" w14:textId="77777777" w:rsidR="00BC69BF" w:rsidRPr="007B32C2" w:rsidRDefault="00BC69BF" w:rsidP="00BC69BF">
      <w:pPr>
        <w:pStyle w:val="PSDS-CorpodeTexto"/>
        <w:ind w:left="624"/>
        <w:jc w:val="both"/>
        <w:rPr>
          <w:noProof/>
          <w:highlight w:val="yellow"/>
        </w:rPr>
      </w:pPr>
    </w:p>
    <w:p w14:paraId="2A995720" w14:textId="77777777" w:rsidR="00BC69BF" w:rsidRPr="007B32C2" w:rsidRDefault="00BC69BF" w:rsidP="00BC69BF">
      <w:pPr>
        <w:pStyle w:val="PSDS-CorpodeTexto"/>
        <w:ind w:left="624"/>
        <w:jc w:val="both"/>
        <w:rPr>
          <w:noProof/>
          <w:highlight w:val="yellow"/>
        </w:rPr>
      </w:pPr>
    </w:p>
    <w:p w14:paraId="57B03F7D" w14:textId="77777777" w:rsidR="00BC69BF" w:rsidRPr="00933D67" w:rsidRDefault="00BC69BF" w:rsidP="00933D67">
      <w:pPr>
        <w:pStyle w:val="PSDS-MarcadoresNivel1"/>
        <w:jc w:val="both"/>
      </w:pPr>
      <w:bookmarkStart w:id="297" w:name="_Toc261616410"/>
      <w:r w:rsidRPr="007B32C2">
        <w:t>Tipo de Caso de Uso</w:t>
      </w:r>
      <w:bookmarkEnd w:id="297"/>
      <w:r w:rsidRPr="007B32C2">
        <w:t xml:space="preserve"> </w:t>
      </w:r>
    </w:p>
    <w:p w14:paraId="1F808896" w14:textId="77777777" w:rsidR="00BC69BF" w:rsidRPr="001718E2" w:rsidRDefault="00BC69BF">
      <w:pPr>
        <w:pStyle w:val="PSDS-MarcadoresNivel2"/>
        <w:numPr>
          <w:ilvl w:val="0"/>
          <w:numId w:val="0"/>
        </w:numPr>
        <w:ind w:left="792" w:hanging="432"/>
        <w:rPr>
          <w:rPrChange w:id="298" w:author="Rodrigo" w:date="2019-10-19T12:55:00Z">
            <w:rPr>
              <w:b w:val="0"/>
              <w:sz w:val="18"/>
              <w:highlight w:val="lightGray"/>
            </w:rPr>
          </w:rPrChange>
        </w:rPr>
        <w:pPrChange w:id="299" w:author="Rodrigo" w:date="2019-10-19T12:55:00Z">
          <w:pPr>
            <w:pStyle w:val="PSDS-MarcadoresNivel2"/>
            <w:numPr>
              <w:ilvl w:val="0"/>
              <w:numId w:val="0"/>
            </w:numPr>
            <w:tabs>
              <w:tab w:val="clear" w:pos="792"/>
            </w:tabs>
            <w:ind w:left="1056" w:firstLine="0"/>
          </w:pPr>
        </w:pPrChange>
      </w:pPr>
    </w:p>
    <w:p w14:paraId="2104A4BB" w14:textId="77777777" w:rsidR="00BC69BF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300" w:author="Rodrigo" w:date="2019-10-19T12:55:00Z"/>
          <w:b w:val="0"/>
          <w:bCs/>
          <w:sz w:val="20"/>
        </w:rPr>
      </w:pPr>
      <w:del w:id="301" w:author="Rodrigo" w:date="2019-10-19T12:55:00Z">
        <w:r w:rsidRPr="001718E2">
          <w:rPr>
            <w:b w:val="0"/>
            <w:bCs/>
            <w:sz w:val="18"/>
            <w:szCs w:val="18"/>
            <w:highlight w:val="lightGray"/>
          </w:rPr>
          <w:delText>[Define o tipo do caso de uso]</w:delText>
        </w:r>
      </w:del>
    </w:p>
    <w:p w14:paraId="4A30634A" w14:textId="77777777" w:rsidR="00BC69BF" w:rsidRPr="00754212" w:rsidRDefault="00BC69BF" w:rsidP="00BC69BF">
      <w:pPr>
        <w:pStyle w:val="PSDS-MarcadoresNivel2"/>
        <w:numPr>
          <w:ilvl w:val="0"/>
          <w:numId w:val="0"/>
        </w:numPr>
        <w:ind w:left="792" w:hanging="432"/>
        <w:rPr>
          <w:del w:id="302" w:author="Rodrigo" w:date="2019-10-19T12:55:00Z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"/>
        <w:gridCol w:w="9222"/>
      </w:tblGrid>
      <w:tr w:rsidR="00BC69BF" w:rsidRPr="007B32C2" w14:paraId="022F41DD" w14:textId="77777777" w:rsidTr="005A3D9D">
        <w:tc>
          <w:tcPr>
            <w:tcW w:w="828" w:type="dxa"/>
          </w:tcPr>
          <w:p w14:paraId="3D5DE10E" w14:textId="77777777" w:rsidR="00BC69BF" w:rsidRPr="005A3D9D" w:rsidRDefault="00BC69BF" w:rsidP="005A3D9D">
            <w:pPr>
              <w:pStyle w:val="PSDS-CorpodeTexto"/>
              <w:ind w:left="180"/>
              <w:rPr>
                <w:b/>
                <w:bCs/>
                <w:noProof/>
              </w:rPr>
            </w:pPr>
            <w:r w:rsidRPr="005A3D9D">
              <w:rPr>
                <w:b/>
                <w:bCs/>
                <w:noProof/>
              </w:rPr>
              <w:t>X</w:t>
            </w:r>
          </w:p>
        </w:tc>
        <w:tc>
          <w:tcPr>
            <w:tcW w:w="9440" w:type="dxa"/>
          </w:tcPr>
          <w:p w14:paraId="558FA163" w14:textId="77777777" w:rsidR="00BC69BF" w:rsidRPr="007B32C2" w:rsidRDefault="00BC69BF" w:rsidP="005A3D9D">
            <w:pPr>
              <w:pStyle w:val="PSDS-CorpodeTexto"/>
              <w:jc w:val="both"/>
              <w:rPr>
                <w:noProof/>
              </w:rPr>
            </w:pPr>
            <w:r w:rsidRPr="005A3D9D">
              <w:rPr>
                <w:b/>
                <w:bCs/>
                <w:noProof/>
              </w:rPr>
              <w:t>Concreto</w:t>
            </w:r>
            <w:r w:rsidRPr="007B32C2">
              <w:rPr>
                <w:noProof/>
              </w:rPr>
              <w:t xml:space="preserve"> (Iniciado diretamente por um Ator)</w:t>
            </w:r>
          </w:p>
        </w:tc>
      </w:tr>
      <w:tr w:rsidR="00BC69BF" w:rsidRPr="007B32C2" w14:paraId="70A82B9A" w14:textId="77777777" w:rsidTr="005A3D9D">
        <w:trPr>
          <w:trHeight w:val="70"/>
        </w:trPr>
        <w:tc>
          <w:tcPr>
            <w:tcW w:w="828" w:type="dxa"/>
          </w:tcPr>
          <w:p w14:paraId="69FE682A" w14:textId="77777777" w:rsidR="00BC69BF" w:rsidRPr="007B32C2" w:rsidRDefault="00BC69BF" w:rsidP="005A3D9D">
            <w:pPr>
              <w:pStyle w:val="PSDS-CorpodeTexto"/>
              <w:ind w:left="624"/>
              <w:jc w:val="both"/>
              <w:rPr>
                <w:noProof/>
              </w:rPr>
            </w:pPr>
          </w:p>
        </w:tc>
        <w:tc>
          <w:tcPr>
            <w:tcW w:w="9440" w:type="dxa"/>
          </w:tcPr>
          <w:p w14:paraId="5FEF0BE5" w14:textId="77777777" w:rsidR="00BC69BF" w:rsidRPr="007B32C2" w:rsidRDefault="00BC69BF" w:rsidP="005A3D9D">
            <w:pPr>
              <w:pStyle w:val="PSDS-CorpodeTexto"/>
              <w:jc w:val="both"/>
              <w:rPr>
                <w:noProof/>
              </w:rPr>
            </w:pPr>
            <w:r w:rsidRPr="005A3D9D">
              <w:rPr>
                <w:b/>
                <w:bCs/>
                <w:noProof/>
              </w:rPr>
              <w:t>Abstrato</w:t>
            </w:r>
            <w:r w:rsidRPr="007B32C2">
              <w:rPr>
                <w:noProof/>
              </w:rPr>
              <w:t xml:space="preserve"> (Não iniciado diretamente por um Ator. Geralmente relacionado a outro Caso de Uso)</w:t>
            </w:r>
          </w:p>
        </w:tc>
      </w:tr>
    </w:tbl>
    <w:p w14:paraId="7E9DA3DC" w14:textId="77777777" w:rsidR="00BC69BF" w:rsidRPr="007B32C2" w:rsidRDefault="00BC69BF" w:rsidP="00BC69BF">
      <w:pPr>
        <w:pStyle w:val="PSDS-MarcadoresNivel1"/>
        <w:numPr>
          <w:ilvl w:val="0"/>
          <w:numId w:val="0"/>
        </w:numPr>
        <w:jc w:val="both"/>
        <w:rPr>
          <w:highlight w:val="yellow"/>
        </w:rPr>
      </w:pPr>
    </w:p>
    <w:p w14:paraId="00A424F0" w14:textId="77777777" w:rsidR="00BC69BF" w:rsidRPr="007B32C2" w:rsidRDefault="00BC69BF" w:rsidP="00BC69BF">
      <w:pPr>
        <w:pStyle w:val="PSDS-MarcadoresNivel1"/>
        <w:jc w:val="both"/>
      </w:pPr>
      <w:bookmarkStart w:id="303" w:name="_Toc261616411"/>
      <w:r w:rsidRPr="007B32C2">
        <w:t>Atores</w:t>
      </w:r>
      <w:bookmarkEnd w:id="303"/>
    </w:p>
    <w:p w14:paraId="3429C1F6" w14:textId="77777777" w:rsidR="00BC69BF" w:rsidRPr="00F90EB7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304" w:author="Rodrigo" w:date="2019-10-19T12:55:00Z"/>
          <w:b w:val="0"/>
          <w:bCs/>
          <w:sz w:val="18"/>
          <w:szCs w:val="18"/>
        </w:rPr>
      </w:pPr>
      <w:del w:id="305" w:author="Rodrigo" w:date="2019-10-19T12:55:00Z">
        <w:r w:rsidRPr="001718E2">
          <w:rPr>
            <w:b w:val="0"/>
            <w:bCs/>
            <w:sz w:val="18"/>
            <w:szCs w:val="18"/>
            <w:highlight w:val="lightGray"/>
          </w:rPr>
          <w:delText>[Lista os atores que interagem com o caso de uso definindo o tipo de cada um]</w:delText>
        </w:r>
      </w:del>
    </w:p>
    <w:p w14:paraId="4102CBBE" w14:textId="77777777" w:rsidR="00BC69BF" w:rsidRDefault="00BC69BF" w:rsidP="00BC69BF">
      <w:pPr>
        <w:pStyle w:val="PSDS-CorpodeTexto"/>
        <w:ind w:left="624"/>
        <w:jc w:val="both"/>
        <w:rPr>
          <w:del w:id="306" w:author="Rodrigo" w:date="2019-10-19T12:55:00Z"/>
        </w:rPr>
      </w:pPr>
    </w:p>
    <w:p w14:paraId="234F010B" w14:textId="77777777" w:rsidR="00BC69BF" w:rsidRPr="007B32C2" w:rsidRDefault="00BC69BF">
      <w:pPr>
        <w:pStyle w:val="PSDS-CorpodeTexto"/>
        <w:jc w:val="both"/>
        <w:pPrChange w:id="307" w:author="Rodrigo" w:date="2019-10-19T12:55:00Z">
          <w:pPr>
            <w:pStyle w:val="PSDS-CorpodeTexto"/>
            <w:ind w:left="624"/>
            <w:jc w:val="both"/>
          </w:pPr>
        </w:pPrChange>
      </w:pPr>
    </w:p>
    <w:tbl>
      <w:tblPr>
        <w:tblpPr w:leftFromText="141" w:rightFromText="141" w:vertAnchor="text" w:tblpX="6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8"/>
        <w:gridCol w:w="1844"/>
        <w:gridCol w:w="3718"/>
      </w:tblGrid>
      <w:tr w:rsidR="00BC69BF" w:rsidRPr="007B32C2" w14:paraId="748B1C57" w14:textId="77777777" w:rsidTr="00CA662D">
        <w:trPr>
          <w:cantSplit/>
          <w:trHeight w:val="113"/>
        </w:trPr>
        <w:tc>
          <w:tcPr>
            <w:tcW w:w="47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bottom"/>
          </w:tcPr>
          <w:p w14:paraId="28E7CA08" w14:textId="77777777" w:rsidR="00BC69BF" w:rsidRPr="007B32C2" w:rsidRDefault="00BC69BF" w:rsidP="00CA662D">
            <w:pPr>
              <w:pStyle w:val="PSDS-CorpodeTexto"/>
              <w:jc w:val="both"/>
              <w:rPr>
                <w:b/>
                <w:bCs/>
              </w:rPr>
            </w:pPr>
            <w:r w:rsidRPr="007B32C2">
              <w:rPr>
                <w:b/>
                <w:bCs/>
              </w:rPr>
              <w:t>Nome Ator</w:t>
            </w:r>
          </w:p>
        </w:tc>
        <w:tc>
          <w:tcPr>
            <w:tcW w:w="5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F3E4FE0" w14:textId="77777777" w:rsidR="00BC69BF" w:rsidRPr="007B32C2" w:rsidRDefault="00BC69BF" w:rsidP="00CA662D">
            <w:pPr>
              <w:pStyle w:val="PSDS-CorpodeTexto"/>
              <w:jc w:val="center"/>
              <w:rPr>
                <w:b/>
                <w:bCs/>
              </w:rPr>
            </w:pPr>
            <w:r w:rsidRPr="007B32C2">
              <w:rPr>
                <w:b/>
                <w:bCs/>
              </w:rPr>
              <w:t>Tipo</w:t>
            </w:r>
          </w:p>
        </w:tc>
      </w:tr>
      <w:tr w:rsidR="00BC69BF" w:rsidRPr="007B32C2" w14:paraId="12017C45" w14:textId="77777777" w:rsidTr="00CA662D">
        <w:trPr>
          <w:cantSplit/>
          <w:trHeight w:val="112"/>
        </w:trPr>
        <w:tc>
          <w:tcPr>
            <w:tcW w:w="47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18E3" w14:textId="77777777" w:rsidR="00BC69BF" w:rsidRPr="007B32C2" w:rsidRDefault="00BC69BF" w:rsidP="00CA662D">
            <w:pPr>
              <w:rPr>
                <w:b/>
                <w:bCs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58689DD" w14:textId="77777777" w:rsidR="00BC69BF" w:rsidRPr="007B32C2" w:rsidRDefault="00BC69BF" w:rsidP="00CA662D">
            <w:pPr>
              <w:pStyle w:val="PSDS-CorpodeTexto"/>
              <w:jc w:val="both"/>
              <w:rPr>
                <w:b/>
                <w:bCs/>
              </w:rPr>
            </w:pPr>
            <w:r w:rsidRPr="007B32C2">
              <w:rPr>
                <w:b/>
                <w:bCs/>
              </w:rPr>
              <w:t>Primário</w:t>
            </w:r>
          </w:p>
        </w:tc>
        <w:tc>
          <w:tcPr>
            <w:tcW w:w="3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563D579" w14:textId="77777777" w:rsidR="00BC69BF" w:rsidRPr="007B32C2" w:rsidRDefault="00BC69BF" w:rsidP="00CA662D">
            <w:pPr>
              <w:pStyle w:val="PSDS-CorpodeTexto"/>
              <w:jc w:val="both"/>
              <w:rPr>
                <w:b/>
                <w:bCs/>
              </w:rPr>
            </w:pPr>
            <w:r w:rsidRPr="007B32C2">
              <w:rPr>
                <w:b/>
                <w:bCs/>
              </w:rPr>
              <w:t>Secundário</w:t>
            </w:r>
          </w:p>
        </w:tc>
      </w:tr>
      <w:tr w:rsidR="00BC69BF" w:rsidRPr="007B32C2" w14:paraId="6274CC6D" w14:textId="77777777" w:rsidTr="00CA662D">
        <w:trPr>
          <w:cantSplit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198A" w14:textId="77777777" w:rsidR="00BC69BF" w:rsidRPr="007B32C2" w:rsidRDefault="00BC69BF" w:rsidP="00CA662D">
            <w:pPr>
              <w:pStyle w:val="PSDS-CorpodeTexto"/>
              <w:jc w:val="both"/>
            </w:pPr>
            <w:del w:id="308" w:author="Rodrigo" w:date="2019-10-19T12:55:00Z">
              <w:r>
                <w:delText>Diretor</w:delText>
              </w:r>
            </w:del>
            <w:ins w:id="309" w:author="Rodrigo" w:date="2019-10-19T12:55:00Z">
              <w:r w:rsidR="00933D67">
                <w:t>Cliente</w:t>
              </w:r>
            </w:ins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9EFF" w14:textId="77777777" w:rsidR="00BC69BF" w:rsidRPr="007B32C2" w:rsidRDefault="00BC69BF" w:rsidP="00CA662D">
            <w:pPr>
              <w:pStyle w:val="PSDS-CorpodeTexto"/>
              <w:jc w:val="both"/>
            </w:pPr>
            <w:r w:rsidRPr="007B32C2">
              <w:t>X</w:t>
            </w:r>
          </w:p>
        </w:tc>
        <w:tc>
          <w:tcPr>
            <w:tcW w:w="3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6AA4" w14:textId="77777777" w:rsidR="00BC69BF" w:rsidRPr="007B32C2" w:rsidRDefault="00BC69BF" w:rsidP="00CA662D">
            <w:pPr>
              <w:pStyle w:val="PSDS-CorpodeTexto"/>
              <w:jc w:val="both"/>
            </w:pPr>
          </w:p>
        </w:tc>
      </w:tr>
      <w:tr w:rsidR="00933D67" w:rsidRPr="007B32C2" w14:paraId="2196F0BC" w14:textId="77777777" w:rsidTr="00CA662D">
        <w:trPr>
          <w:cantSplit/>
          <w:ins w:id="310" w:author="Rodrigo" w:date="2019-10-19T12:55:00Z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49F0" w14:textId="77777777" w:rsidR="00933D67" w:rsidRDefault="00933D67" w:rsidP="00CA662D">
            <w:pPr>
              <w:pStyle w:val="PSDS-CorpodeTexto"/>
              <w:jc w:val="both"/>
              <w:rPr>
                <w:ins w:id="311" w:author="Rodrigo" w:date="2019-10-19T12:55:00Z"/>
              </w:rPr>
            </w:pPr>
            <w:ins w:id="312" w:author="Rodrigo" w:date="2019-10-19T12:55:00Z">
              <w:r>
                <w:t>Operadora Cartão</w:t>
              </w:r>
            </w:ins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85BF3" w14:textId="77777777" w:rsidR="00933D67" w:rsidRPr="007B32C2" w:rsidRDefault="00933D67" w:rsidP="00CA662D">
            <w:pPr>
              <w:pStyle w:val="PSDS-CorpodeTexto"/>
              <w:jc w:val="both"/>
              <w:rPr>
                <w:ins w:id="313" w:author="Rodrigo" w:date="2019-10-19T12:55:00Z"/>
              </w:rPr>
            </w:pPr>
          </w:p>
        </w:tc>
        <w:tc>
          <w:tcPr>
            <w:tcW w:w="3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31FF" w14:textId="77777777" w:rsidR="00933D67" w:rsidRPr="007B32C2" w:rsidRDefault="00933D67" w:rsidP="00CA662D">
            <w:pPr>
              <w:pStyle w:val="PSDS-CorpodeTexto"/>
              <w:jc w:val="both"/>
              <w:rPr>
                <w:ins w:id="314" w:author="Rodrigo" w:date="2019-10-19T12:55:00Z"/>
              </w:rPr>
            </w:pPr>
            <w:ins w:id="315" w:author="Rodrigo" w:date="2019-10-19T12:55:00Z">
              <w:r>
                <w:t>X</w:t>
              </w:r>
            </w:ins>
          </w:p>
        </w:tc>
      </w:tr>
      <w:tr w:rsidR="00933D67" w:rsidRPr="007B32C2" w14:paraId="43536B35" w14:textId="77777777" w:rsidTr="00CA662D">
        <w:trPr>
          <w:cantSplit/>
          <w:ins w:id="316" w:author="Rodrigo" w:date="2019-10-19T12:55:00Z"/>
        </w:trPr>
        <w:tc>
          <w:tcPr>
            <w:tcW w:w="4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21C2" w14:textId="77777777" w:rsidR="00933D67" w:rsidRDefault="00933D67" w:rsidP="00CA662D">
            <w:pPr>
              <w:pStyle w:val="PSDS-CorpodeTexto"/>
              <w:jc w:val="both"/>
              <w:rPr>
                <w:ins w:id="317" w:author="Rodrigo" w:date="2019-10-19T12:55:00Z"/>
              </w:rPr>
            </w:pPr>
            <w:ins w:id="318" w:author="Rodrigo" w:date="2019-10-19T12:55:00Z">
              <w:r>
                <w:t>Administrador</w:t>
              </w:r>
            </w:ins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D190" w14:textId="77777777" w:rsidR="00933D67" w:rsidRPr="007B32C2" w:rsidRDefault="00933D67" w:rsidP="00CA662D">
            <w:pPr>
              <w:pStyle w:val="PSDS-CorpodeTexto"/>
              <w:jc w:val="both"/>
              <w:rPr>
                <w:ins w:id="319" w:author="Rodrigo" w:date="2019-10-19T12:55:00Z"/>
              </w:rPr>
            </w:pPr>
          </w:p>
        </w:tc>
        <w:tc>
          <w:tcPr>
            <w:tcW w:w="3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6317" w14:textId="77777777" w:rsidR="00933D67" w:rsidRDefault="00933D67" w:rsidP="00CA662D">
            <w:pPr>
              <w:pStyle w:val="PSDS-CorpodeTexto"/>
              <w:jc w:val="both"/>
              <w:rPr>
                <w:ins w:id="320" w:author="Rodrigo" w:date="2019-10-19T12:55:00Z"/>
              </w:rPr>
            </w:pPr>
            <w:ins w:id="321" w:author="Rodrigo" w:date="2019-10-19T12:55:00Z">
              <w:r>
                <w:t>X</w:t>
              </w:r>
            </w:ins>
          </w:p>
        </w:tc>
      </w:tr>
    </w:tbl>
    <w:p w14:paraId="7244A1D9" w14:textId="77777777" w:rsidR="00BC69BF" w:rsidRDefault="00BC69BF" w:rsidP="00BC69BF">
      <w:pPr>
        <w:pStyle w:val="PSDS-CorpodeTexto"/>
        <w:ind w:left="624"/>
        <w:jc w:val="both"/>
        <w:rPr>
          <w:highlight w:val="yellow"/>
        </w:rPr>
      </w:pPr>
      <w:r w:rsidRPr="007B32C2">
        <w:rPr>
          <w:highlight w:val="yellow"/>
        </w:rPr>
        <w:br w:type="textWrapping" w:clear="all"/>
      </w:r>
    </w:p>
    <w:p w14:paraId="4E01FA9E" w14:textId="77777777" w:rsidR="00BC69BF" w:rsidRPr="007B32C2" w:rsidRDefault="00BC69BF" w:rsidP="00BC69BF">
      <w:pPr>
        <w:pStyle w:val="PSDS-CorpodeTexto"/>
        <w:ind w:left="624"/>
        <w:jc w:val="both"/>
        <w:rPr>
          <w:highlight w:val="yellow"/>
        </w:rPr>
      </w:pPr>
    </w:p>
    <w:p w14:paraId="3CF851BF" w14:textId="77777777" w:rsidR="00BC69BF" w:rsidRDefault="00BC69BF" w:rsidP="00BC69BF">
      <w:pPr>
        <w:pStyle w:val="PSDS-MarcadoresNivel1"/>
        <w:jc w:val="both"/>
      </w:pPr>
      <w:bookmarkStart w:id="322" w:name="_Toc261616412"/>
      <w:r w:rsidRPr="00782B65">
        <w:t>Pré-condições</w:t>
      </w:r>
      <w:bookmarkEnd w:id="322"/>
      <w:r w:rsidRPr="00782B65">
        <w:t xml:space="preserve"> </w:t>
      </w:r>
    </w:p>
    <w:p w14:paraId="1D64D7C4" w14:textId="77777777" w:rsidR="00BC69BF" w:rsidRPr="00F90EB7" w:rsidRDefault="00BC69BF" w:rsidP="00BC69BF">
      <w:pPr>
        <w:pStyle w:val="PSDS-MarcadoresNivel2"/>
        <w:numPr>
          <w:ilvl w:val="0"/>
          <w:numId w:val="0"/>
        </w:numPr>
        <w:ind w:left="1056" w:hanging="432"/>
        <w:rPr>
          <w:del w:id="323" w:author="Rodrigo" w:date="2019-10-19T12:55:00Z"/>
          <w:sz w:val="18"/>
          <w:szCs w:val="18"/>
        </w:rPr>
      </w:pPr>
      <w:del w:id="324" w:author="Rodrigo" w:date="2019-10-19T12:55:00Z">
        <w:r w:rsidRPr="001718E2">
          <w:rPr>
            <w:b w:val="0"/>
            <w:bCs/>
            <w:sz w:val="18"/>
            <w:szCs w:val="18"/>
            <w:highlight w:val="lightGray"/>
          </w:rPr>
          <w:delText>[A pré-condição de um caso de uso é o estado do sistema que deve estar presente antes de um caso de uso ser executado.]</w:delText>
        </w:r>
      </w:del>
    </w:p>
    <w:p w14:paraId="40B649B4" w14:textId="77777777" w:rsidR="00933D67" w:rsidRDefault="00933D67" w:rsidP="00BC69BF">
      <w:pPr>
        <w:pStyle w:val="PSDS-CorpodeTexto"/>
        <w:ind w:left="624"/>
        <w:jc w:val="both"/>
        <w:rPr>
          <w:ins w:id="325" w:author="Rodrigo" w:date="2019-10-19T12:55:00Z"/>
        </w:rPr>
      </w:pPr>
    </w:p>
    <w:p w14:paraId="2C364D84" w14:textId="77777777" w:rsidR="00BC69BF" w:rsidRDefault="00933D67" w:rsidP="00BC69BF">
      <w:pPr>
        <w:pStyle w:val="PSDS-CorpodeTexto"/>
        <w:ind w:left="624"/>
        <w:jc w:val="both"/>
        <w:rPr>
          <w:ins w:id="326" w:author="Rodrigo" w:date="2019-10-19T12:55:00Z"/>
        </w:rPr>
      </w:pPr>
      <w:ins w:id="327" w:author="Rodrigo" w:date="2019-10-19T12:55:00Z">
        <w:r>
          <w:t>Haver produtos em estoque</w:t>
        </w:r>
        <w:r w:rsidR="00FF1E05">
          <w:t>.</w:t>
        </w:r>
      </w:ins>
    </w:p>
    <w:p w14:paraId="3A48939A" w14:textId="77777777" w:rsidR="00933D67" w:rsidRPr="00782B65" w:rsidRDefault="00933D67" w:rsidP="00BC69BF">
      <w:pPr>
        <w:pStyle w:val="PSDS-CorpodeTexto"/>
        <w:ind w:left="624"/>
        <w:jc w:val="both"/>
      </w:pPr>
    </w:p>
    <w:p w14:paraId="0D533BD6" w14:textId="77777777" w:rsidR="00BC69BF" w:rsidRPr="00782B65" w:rsidRDefault="00BC69BF" w:rsidP="00BC69BF">
      <w:pPr>
        <w:pStyle w:val="PSDS-MarcadoresNivel2"/>
      </w:pPr>
      <w:bookmarkStart w:id="328" w:name="_Toc261616413"/>
      <w:r w:rsidRPr="00782B65">
        <w:t>Permissão de Usuário</w:t>
      </w:r>
      <w:bookmarkEnd w:id="328"/>
    </w:p>
    <w:p w14:paraId="4D2B3FC2" w14:textId="77777777" w:rsidR="00BC69BF" w:rsidRPr="007B32C2" w:rsidRDefault="00BC69BF" w:rsidP="00BC69BF">
      <w:pPr>
        <w:pStyle w:val="PSDS-CorpodeTexto"/>
        <w:spacing w:before="60"/>
        <w:ind w:left="1168"/>
        <w:jc w:val="both"/>
        <w:rPr>
          <w:noProof/>
          <w:highlight w:val="yellow"/>
        </w:rPr>
      </w:pPr>
      <w:r w:rsidRPr="00782B65">
        <w:rPr>
          <w:noProof/>
        </w:rPr>
        <w:t>O usuário deve estar autenticado no sistema e ter permissão para executar as operações</w:t>
      </w:r>
      <w:ins w:id="329" w:author="Rodrigo" w:date="2019-10-19T12:55:00Z">
        <w:r w:rsidR="00FF1E05">
          <w:rPr>
            <w:noProof/>
          </w:rPr>
          <w:t xml:space="preserve"> de compra, visualização de pedidos e devolução</w:t>
        </w:r>
      </w:ins>
      <w:r w:rsidRPr="00782B65">
        <w:rPr>
          <w:noProof/>
        </w:rPr>
        <w:t>.</w:t>
      </w:r>
    </w:p>
    <w:p w14:paraId="0F39C61A" w14:textId="77777777" w:rsidR="00BC69BF" w:rsidRDefault="00BC69BF" w:rsidP="00BC69BF">
      <w:pPr>
        <w:pStyle w:val="PSDS-CorpodeTexto"/>
        <w:ind w:left="624"/>
        <w:jc w:val="both"/>
      </w:pPr>
    </w:p>
    <w:p w14:paraId="36719801" w14:textId="77777777" w:rsidR="00BC69BF" w:rsidRDefault="00BC69BF" w:rsidP="00BC69BF">
      <w:pPr>
        <w:pStyle w:val="PSDS-MarcadoresNivel1"/>
        <w:jc w:val="both"/>
      </w:pPr>
      <w:bookmarkStart w:id="330" w:name="_Toc261616414"/>
      <w:r>
        <w:t>Fluxo Principal</w:t>
      </w:r>
      <w:bookmarkEnd w:id="330"/>
    </w:p>
    <w:p w14:paraId="3EE13FEC" w14:textId="77777777" w:rsidR="00BC69BF" w:rsidRDefault="00BC69BF" w:rsidP="00BC69BF">
      <w:pPr>
        <w:pStyle w:val="PSDS-MarcadoresNivel1"/>
        <w:numPr>
          <w:ilvl w:val="0"/>
          <w:numId w:val="0"/>
        </w:numPr>
        <w:tabs>
          <w:tab w:val="left" w:pos="708"/>
        </w:tabs>
        <w:jc w:val="both"/>
      </w:pPr>
    </w:p>
    <w:p w14:paraId="625E073D" w14:textId="431D5DA2" w:rsidR="00BC69BF" w:rsidRDefault="00BC69BF" w:rsidP="00BC69BF">
      <w:pPr>
        <w:pStyle w:val="PSDS-CorpodeTexto"/>
        <w:ind w:left="702"/>
        <w:jc w:val="both"/>
        <w:rPr>
          <w:bCs/>
        </w:rPr>
      </w:pPr>
      <w:r>
        <w:rPr>
          <w:b/>
          <w:bCs/>
        </w:rPr>
        <w:t xml:space="preserve">P1.  </w:t>
      </w:r>
      <w:r w:rsidR="00E50DB7">
        <w:rPr>
          <w:b/>
          <w:bCs/>
        </w:rPr>
        <w:t xml:space="preserve">Visualização e seleção de </w:t>
      </w:r>
      <w:r w:rsidR="00E808C0">
        <w:rPr>
          <w:b/>
          <w:bCs/>
        </w:rPr>
        <w:t>cartas</w:t>
      </w:r>
    </w:p>
    <w:p w14:paraId="4C48AC71" w14:textId="2593C822" w:rsidR="00BC69BF" w:rsidRPr="0025695E" w:rsidRDefault="00BC69BF" w:rsidP="00BC69BF">
      <w:pPr>
        <w:pStyle w:val="PSDS-CorpodeTexto"/>
        <w:spacing w:before="60"/>
        <w:ind w:left="1077" w:firstLine="11"/>
        <w:jc w:val="both"/>
        <w:rPr>
          <w:bCs/>
        </w:rPr>
      </w:pPr>
      <w:r>
        <w:rPr>
          <w:b/>
          <w:bCs/>
        </w:rPr>
        <w:t>P1.1.</w:t>
      </w:r>
      <w:r>
        <w:rPr>
          <w:bCs/>
        </w:rPr>
        <w:t xml:space="preserve"> O sistema oferece uma interface </w:t>
      </w:r>
      <w:r w:rsidR="00FF1E05">
        <w:rPr>
          <w:bCs/>
        </w:rPr>
        <w:t>em forma de catálogo</w:t>
      </w:r>
      <w:r>
        <w:rPr>
          <w:bCs/>
        </w:rPr>
        <w:t xml:space="preserve"> ao usuário, </w:t>
      </w:r>
      <w:r w:rsidR="00FF1E05">
        <w:rPr>
          <w:bCs/>
        </w:rPr>
        <w:t xml:space="preserve">listando </w:t>
      </w:r>
      <w:r w:rsidR="00E808C0">
        <w:rPr>
          <w:bCs/>
        </w:rPr>
        <w:t>as cartas</w:t>
      </w:r>
      <w:r w:rsidR="00FF1E05">
        <w:rPr>
          <w:bCs/>
        </w:rPr>
        <w:t xml:space="preserve"> disponíveis para compra, exibindo </w:t>
      </w:r>
      <w:r w:rsidR="00262156">
        <w:rPr>
          <w:bCs/>
        </w:rPr>
        <w:t>imagem da carta</w:t>
      </w:r>
      <w:r w:rsidR="00FF1E05">
        <w:rPr>
          <w:bCs/>
        </w:rPr>
        <w:t>, nome</w:t>
      </w:r>
      <w:r w:rsidR="00E808C0">
        <w:rPr>
          <w:bCs/>
        </w:rPr>
        <w:t xml:space="preserve"> </w:t>
      </w:r>
      <w:r w:rsidR="00FF1E05">
        <w:rPr>
          <w:bCs/>
        </w:rPr>
        <w:t>e preço</w:t>
      </w:r>
      <w:r>
        <w:rPr>
          <w:bCs/>
        </w:rPr>
        <w:t>.</w:t>
      </w:r>
    </w:p>
    <w:p w14:paraId="1B0C3981" w14:textId="77777777" w:rsidR="00BC69BF" w:rsidRDefault="00BC69BF" w:rsidP="00BC69BF">
      <w:pPr>
        <w:pStyle w:val="PSDS-CorpodeTexto"/>
        <w:ind w:left="1092"/>
        <w:jc w:val="both"/>
        <w:rPr>
          <w:bCs/>
        </w:rPr>
      </w:pPr>
    </w:p>
    <w:p w14:paraId="3F06C428" w14:textId="0C640623" w:rsidR="00BC69BF" w:rsidRDefault="00BC69BF" w:rsidP="00BC69BF">
      <w:pPr>
        <w:pStyle w:val="PSDS-CorpodeTexto"/>
        <w:ind w:left="1080"/>
        <w:jc w:val="both"/>
        <w:rPr>
          <w:bCs/>
        </w:rPr>
      </w:pPr>
      <w:r>
        <w:rPr>
          <w:b/>
          <w:bCs/>
        </w:rPr>
        <w:t xml:space="preserve">P1.2. </w:t>
      </w:r>
      <w:r>
        <w:rPr>
          <w:bCs/>
        </w:rPr>
        <w:t>O usuário</w:t>
      </w:r>
      <w:r w:rsidR="00E50DB7">
        <w:rPr>
          <w:bCs/>
        </w:rPr>
        <w:t xml:space="preserve"> seleciona quais </w:t>
      </w:r>
      <w:r w:rsidR="00262156">
        <w:rPr>
          <w:bCs/>
        </w:rPr>
        <w:t>cartas</w:t>
      </w:r>
      <w:r w:rsidR="00E50DB7">
        <w:rPr>
          <w:bCs/>
        </w:rPr>
        <w:t xml:space="preserve"> deseja comprar, assim armazenando-os no repositório carrinho, onde o sistema exibe uma lista de itens, informando subtotal do pedido e a quantidade de cada item selecionado.</w:t>
      </w:r>
      <w:r>
        <w:rPr>
          <w:bCs/>
        </w:rPr>
        <w:t xml:space="preserve"> </w:t>
      </w:r>
    </w:p>
    <w:p w14:paraId="01A01883" w14:textId="77777777" w:rsidR="00BC69BF" w:rsidRDefault="00BC69BF" w:rsidP="00BC69BF">
      <w:pPr>
        <w:pStyle w:val="PSDS-CorpodeTexto"/>
        <w:ind w:left="1080"/>
        <w:jc w:val="both"/>
        <w:rPr>
          <w:bCs/>
        </w:rPr>
      </w:pPr>
      <w:r>
        <w:rPr>
          <w:bCs/>
        </w:rPr>
        <w:t xml:space="preserve"> </w:t>
      </w:r>
    </w:p>
    <w:p w14:paraId="75D9153B" w14:textId="77777777" w:rsidR="00315BB9" w:rsidRPr="00315BB9" w:rsidRDefault="00BC69BF" w:rsidP="00315BB9">
      <w:pPr>
        <w:pStyle w:val="PSDS-CorpodeTexto"/>
        <w:ind w:left="1092"/>
        <w:jc w:val="both"/>
        <w:rPr>
          <w:bCs/>
        </w:rPr>
      </w:pPr>
      <w:r>
        <w:rPr>
          <w:b/>
          <w:bCs/>
        </w:rPr>
        <w:t xml:space="preserve">P1.3. </w:t>
      </w:r>
      <w:r w:rsidR="00315BB9">
        <w:t>O sistema exibe as opções:</w:t>
      </w:r>
    </w:p>
    <w:p w14:paraId="241068C1" w14:textId="77777777" w:rsidR="00315BB9" w:rsidRDefault="00315BB9" w:rsidP="00315BB9">
      <w:pPr>
        <w:pStyle w:val="PSDS-CorpodeTexto"/>
        <w:numPr>
          <w:ilvl w:val="0"/>
          <w:numId w:val="38"/>
        </w:numPr>
        <w:tabs>
          <w:tab w:val="clear" w:pos="1530"/>
          <w:tab w:val="num" w:pos="2028"/>
        </w:tabs>
        <w:spacing w:before="60"/>
        <w:ind w:left="1638" w:firstLine="0"/>
        <w:jc w:val="both"/>
      </w:pPr>
      <w:r>
        <w:t xml:space="preserve">Continuar Comprando, </w:t>
      </w:r>
    </w:p>
    <w:p w14:paraId="248F7DEB" w14:textId="77777777" w:rsidR="00315BB9" w:rsidRDefault="00315BB9" w:rsidP="00315BB9">
      <w:pPr>
        <w:pStyle w:val="PSDS-CorpodeTexto"/>
        <w:numPr>
          <w:ilvl w:val="0"/>
          <w:numId w:val="38"/>
        </w:numPr>
        <w:tabs>
          <w:tab w:val="clear" w:pos="1530"/>
          <w:tab w:val="num" w:pos="2028"/>
        </w:tabs>
        <w:spacing w:before="60"/>
        <w:ind w:left="1638" w:firstLine="0"/>
        <w:jc w:val="both"/>
      </w:pPr>
      <w:r>
        <w:t>Finalizar Compra</w:t>
      </w:r>
    </w:p>
    <w:p w14:paraId="2FDE76FD" w14:textId="77777777" w:rsidR="00315BB9" w:rsidRDefault="00315BB9" w:rsidP="00315BB9">
      <w:pPr>
        <w:pStyle w:val="PSDS-CorpodeTexto"/>
        <w:spacing w:before="60"/>
        <w:ind w:left="1170"/>
        <w:jc w:val="both"/>
      </w:pPr>
      <w:r>
        <w:t>Caso for escolhida a opção ‘a’, volta fluxo P1.1.</w:t>
      </w:r>
    </w:p>
    <w:p w14:paraId="0487A0DB" w14:textId="77777777" w:rsidR="00315BB9" w:rsidRPr="00315BB9" w:rsidRDefault="00315BB9" w:rsidP="00315BB9">
      <w:pPr>
        <w:pStyle w:val="PSDS-CorpodeTexto"/>
        <w:spacing w:before="60"/>
        <w:ind w:left="1170"/>
        <w:jc w:val="both"/>
      </w:pPr>
      <w:r>
        <w:t>Caso for escolhida a opção ‘b’, segue fluxo P2.</w:t>
      </w:r>
    </w:p>
    <w:p w14:paraId="623295F9" w14:textId="77777777" w:rsidR="00335515" w:rsidRDefault="00335515" w:rsidP="00335515">
      <w:pPr>
        <w:pStyle w:val="PSDS-CorpodeTexto"/>
        <w:ind w:left="1092"/>
        <w:jc w:val="both"/>
        <w:rPr>
          <w:b/>
          <w:bCs/>
        </w:rPr>
      </w:pPr>
    </w:p>
    <w:p w14:paraId="49B055F0" w14:textId="77777777" w:rsidR="00E0555C" w:rsidRPr="00E0555C" w:rsidRDefault="00E0555C" w:rsidP="00E0555C">
      <w:pPr>
        <w:pStyle w:val="PSDS-CorpodeTexto"/>
        <w:ind w:left="1162" w:firstLine="6"/>
        <w:jc w:val="both"/>
        <w:rPr>
          <w:b/>
        </w:rPr>
      </w:pPr>
      <w:r>
        <w:rPr>
          <w:b/>
        </w:rPr>
        <w:t xml:space="preserve">P1.4.  </w:t>
      </w:r>
      <w:r>
        <w:rPr>
          <w:rFonts w:cs="Arial"/>
        </w:rPr>
        <w:t>O sistema verifica se o carrinho não está vazio.</w:t>
      </w:r>
    </w:p>
    <w:p w14:paraId="0CDDA1EC" w14:textId="77777777" w:rsidR="00335515" w:rsidRPr="00E0555C" w:rsidRDefault="00E0555C" w:rsidP="00E0555C">
      <w:pPr>
        <w:pStyle w:val="PSDS-CorpodeTexto"/>
        <w:ind w:left="1092" w:firstLine="76"/>
        <w:jc w:val="both"/>
        <w:rPr>
          <w:b/>
          <w:bCs/>
        </w:rPr>
      </w:pPr>
      <w:r>
        <w:t>Caso o procedimento de verificação retorne que há produtos no carrinho, segue P2. (</w:t>
      </w:r>
      <w:r>
        <w:rPr>
          <w:b/>
          <w:bCs/>
        </w:rPr>
        <w:t>E01</w:t>
      </w:r>
      <w:r>
        <w:t>)</w:t>
      </w:r>
    </w:p>
    <w:p w14:paraId="2D998405" w14:textId="77777777" w:rsidR="00BC69BF" w:rsidRDefault="00BC69BF" w:rsidP="00335515">
      <w:pPr>
        <w:pStyle w:val="PSDS-CorpodeTexto"/>
        <w:jc w:val="both"/>
        <w:rPr>
          <w:bCs/>
        </w:rPr>
      </w:pPr>
    </w:p>
    <w:p w14:paraId="756A90E0" w14:textId="77777777" w:rsidR="00BC69BF" w:rsidRDefault="00BC69BF" w:rsidP="00BC69BF">
      <w:pPr>
        <w:pStyle w:val="PSDS-CorpodeTexto"/>
        <w:ind w:left="702"/>
        <w:jc w:val="both"/>
        <w:rPr>
          <w:b/>
          <w:bCs/>
        </w:rPr>
      </w:pPr>
      <w:r>
        <w:rPr>
          <w:b/>
          <w:bCs/>
        </w:rPr>
        <w:t xml:space="preserve">P2. </w:t>
      </w:r>
      <w:r w:rsidR="00E50DB7">
        <w:rPr>
          <w:b/>
          <w:bCs/>
        </w:rPr>
        <w:t>Efetuar compra</w:t>
      </w:r>
    </w:p>
    <w:p w14:paraId="1444D225" w14:textId="77777777" w:rsidR="00E50DB7" w:rsidRPr="00E50DB7" w:rsidRDefault="00E50DB7" w:rsidP="00E50DB7">
      <w:pPr>
        <w:pStyle w:val="PSDS-CorpodeTexto"/>
        <w:spacing w:before="60"/>
        <w:ind w:left="1077" w:firstLine="11"/>
        <w:jc w:val="both"/>
        <w:rPr>
          <w:bCs/>
        </w:rPr>
      </w:pPr>
      <w:r>
        <w:rPr>
          <w:b/>
          <w:bCs/>
        </w:rPr>
        <w:t>P2.1.</w:t>
      </w:r>
      <w:r>
        <w:rPr>
          <w:bCs/>
        </w:rPr>
        <w:t xml:space="preserve"> </w:t>
      </w:r>
      <w:r w:rsidR="00335515">
        <w:rPr>
          <w:bCs/>
        </w:rPr>
        <w:t xml:space="preserve">Após o usuário selecionar a opção finalizar compra, o </w:t>
      </w:r>
      <w:r>
        <w:rPr>
          <w:bCs/>
        </w:rPr>
        <w:t xml:space="preserve">sistema </w:t>
      </w:r>
      <w:r w:rsidR="00335515">
        <w:rPr>
          <w:bCs/>
        </w:rPr>
        <w:t>exibe</w:t>
      </w:r>
      <w:r>
        <w:rPr>
          <w:bCs/>
        </w:rPr>
        <w:t xml:space="preserve"> um</w:t>
      </w:r>
      <w:r w:rsidR="00335515">
        <w:rPr>
          <w:bCs/>
        </w:rPr>
        <w:t xml:space="preserve">a lista com todos os endereços que </w:t>
      </w:r>
      <w:r w:rsidR="00315BB9">
        <w:rPr>
          <w:bCs/>
        </w:rPr>
        <w:t>o</w:t>
      </w:r>
      <w:r w:rsidR="00335515">
        <w:rPr>
          <w:bCs/>
        </w:rPr>
        <w:t xml:space="preserve"> usuário possui cadastrado no sistema</w:t>
      </w:r>
      <w:r>
        <w:rPr>
          <w:bCs/>
        </w:rPr>
        <w:t>.</w:t>
      </w:r>
    </w:p>
    <w:p w14:paraId="2F3E9728" w14:textId="77777777" w:rsidR="00E50DB7" w:rsidRDefault="00E50DB7" w:rsidP="00E50DB7">
      <w:pPr>
        <w:pStyle w:val="PSDS-CorpodeTexto"/>
        <w:ind w:left="1092"/>
        <w:jc w:val="both"/>
        <w:rPr>
          <w:bCs/>
        </w:rPr>
      </w:pPr>
    </w:p>
    <w:p w14:paraId="0F399879" w14:textId="1F05FFB1" w:rsidR="00E50DB7" w:rsidRDefault="00E50DB7" w:rsidP="00E50DB7">
      <w:pPr>
        <w:pStyle w:val="PSDS-CorpodeTexto"/>
        <w:ind w:left="1080"/>
        <w:jc w:val="both"/>
        <w:rPr>
          <w:bCs/>
        </w:rPr>
      </w:pPr>
      <w:r>
        <w:rPr>
          <w:b/>
          <w:bCs/>
        </w:rPr>
        <w:t xml:space="preserve">P2.2. </w:t>
      </w:r>
      <w:r w:rsidR="00335515">
        <w:rPr>
          <w:bCs/>
        </w:rPr>
        <w:t>O usuário seleciona em qual dos endereços deseja receber a entrega, o sistema irá realizar o cálculo da taxa de entrega e da quantidade de dias para a entrega e exibir na tela.</w:t>
      </w:r>
    </w:p>
    <w:p w14:paraId="2F9B239D" w14:textId="77777777" w:rsidR="00E50DB7" w:rsidRDefault="00E50DB7" w:rsidP="00E50DB7">
      <w:pPr>
        <w:pStyle w:val="PSDS-CorpodeTexto"/>
        <w:ind w:left="1080"/>
        <w:jc w:val="both"/>
        <w:rPr>
          <w:bCs/>
        </w:rPr>
      </w:pPr>
      <w:r>
        <w:rPr>
          <w:bCs/>
        </w:rPr>
        <w:t xml:space="preserve"> </w:t>
      </w:r>
    </w:p>
    <w:p w14:paraId="6DB206B7" w14:textId="77777777" w:rsidR="00315BB9" w:rsidRDefault="00315BB9" w:rsidP="00E50DB7">
      <w:pPr>
        <w:pStyle w:val="PSDS-CorpodeTexto"/>
        <w:ind w:left="1080"/>
        <w:jc w:val="both"/>
        <w:rPr>
          <w:bCs/>
        </w:rPr>
      </w:pPr>
    </w:p>
    <w:p w14:paraId="61B87BA9" w14:textId="77777777" w:rsidR="00315BB9" w:rsidRDefault="00315BB9" w:rsidP="00E50DB7">
      <w:pPr>
        <w:pStyle w:val="PSDS-CorpodeTexto"/>
        <w:ind w:left="1080"/>
        <w:jc w:val="both"/>
        <w:rPr>
          <w:bCs/>
        </w:rPr>
      </w:pPr>
    </w:p>
    <w:p w14:paraId="7D6CF2DC" w14:textId="77777777" w:rsidR="00315BB9" w:rsidRDefault="00315BB9" w:rsidP="00E50DB7">
      <w:pPr>
        <w:pStyle w:val="PSDS-CorpodeTexto"/>
        <w:ind w:left="1080"/>
        <w:jc w:val="both"/>
        <w:rPr>
          <w:bCs/>
        </w:rPr>
      </w:pPr>
    </w:p>
    <w:p w14:paraId="57ADD469" w14:textId="77777777" w:rsidR="00315BB9" w:rsidRDefault="00315BB9" w:rsidP="00E50DB7">
      <w:pPr>
        <w:pStyle w:val="PSDS-CorpodeTexto"/>
        <w:ind w:left="1080"/>
        <w:jc w:val="both"/>
        <w:rPr>
          <w:bCs/>
        </w:rPr>
      </w:pPr>
    </w:p>
    <w:p w14:paraId="42BAAEF7" w14:textId="77777777" w:rsidR="00315BB9" w:rsidRPr="00315BB9" w:rsidRDefault="00E50DB7" w:rsidP="00315BB9">
      <w:pPr>
        <w:pStyle w:val="PSDS-CorpodeTexto"/>
        <w:ind w:left="1092"/>
        <w:jc w:val="both"/>
        <w:rPr>
          <w:bCs/>
        </w:rPr>
      </w:pPr>
      <w:r>
        <w:rPr>
          <w:b/>
          <w:bCs/>
        </w:rPr>
        <w:t xml:space="preserve">P2.3. </w:t>
      </w:r>
      <w:r w:rsidR="00315BB9">
        <w:t>O sistema exibe as opções:</w:t>
      </w:r>
    </w:p>
    <w:p w14:paraId="0ED70603" w14:textId="77777777" w:rsidR="00315BB9" w:rsidRDefault="00315BB9" w:rsidP="00315BB9">
      <w:pPr>
        <w:pStyle w:val="PSDS-CorpodeTexto"/>
        <w:numPr>
          <w:ilvl w:val="0"/>
          <w:numId w:val="38"/>
        </w:numPr>
        <w:tabs>
          <w:tab w:val="clear" w:pos="1530"/>
          <w:tab w:val="num" w:pos="2028"/>
        </w:tabs>
        <w:spacing w:before="60"/>
        <w:ind w:left="1638" w:firstLine="0"/>
        <w:jc w:val="both"/>
      </w:pPr>
      <w:r>
        <w:t xml:space="preserve">Continuar, </w:t>
      </w:r>
    </w:p>
    <w:p w14:paraId="6A0E511E" w14:textId="77777777" w:rsidR="00315BB9" w:rsidRDefault="00315BB9" w:rsidP="00315BB9">
      <w:pPr>
        <w:pStyle w:val="PSDS-CorpodeTexto"/>
        <w:numPr>
          <w:ilvl w:val="0"/>
          <w:numId w:val="38"/>
        </w:numPr>
        <w:tabs>
          <w:tab w:val="clear" w:pos="1530"/>
          <w:tab w:val="num" w:pos="2028"/>
        </w:tabs>
        <w:spacing w:before="60"/>
        <w:ind w:left="1638" w:firstLine="0"/>
        <w:jc w:val="both"/>
      </w:pPr>
      <w:r>
        <w:t>Adicionar Endereço.</w:t>
      </w:r>
    </w:p>
    <w:p w14:paraId="424AD64C" w14:textId="77777777" w:rsidR="00315BB9" w:rsidRDefault="00315BB9" w:rsidP="00315BB9">
      <w:pPr>
        <w:pStyle w:val="PSDS-CorpodeTexto"/>
        <w:spacing w:before="60"/>
        <w:ind w:left="1170"/>
        <w:jc w:val="both"/>
      </w:pPr>
      <w:r>
        <w:t>Caso for escolhida a opção ‘a’, segue fluxo P2.4.</w:t>
      </w:r>
    </w:p>
    <w:p w14:paraId="4C0BF8C0" w14:textId="77777777" w:rsidR="00315BB9" w:rsidRPr="00315BB9" w:rsidRDefault="00315BB9" w:rsidP="00315BB9">
      <w:pPr>
        <w:pStyle w:val="PSDS-CorpodeTexto"/>
        <w:spacing w:before="60"/>
        <w:ind w:left="1170"/>
        <w:jc w:val="both"/>
      </w:pPr>
      <w:r>
        <w:t>Caso for escolhida a opção ‘b’, vai para o passo A1.</w:t>
      </w:r>
    </w:p>
    <w:p w14:paraId="0252C11C" w14:textId="77777777" w:rsidR="00315BB9" w:rsidRDefault="00315BB9" w:rsidP="00E50DB7">
      <w:pPr>
        <w:pStyle w:val="PSDS-CorpodeTexto"/>
        <w:spacing w:before="60"/>
        <w:ind w:left="1077" w:firstLine="11"/>
        <w:jc w:val="both"/>
        <w:rPr>
          <w:b/>
          <w:bCs/>
        </w:rPr>
      </w:pPr>
    </w:p>
    <w:p w14:paraId="3BC6FD1A" w14:textId="77777777" w:rsidR="00315BB9" w:rsidRPr="00E50DB7" w:rsidRDefault="00E50DB7" w:rsidP="00315BB9">
      <w:pPr>
        <w:pStyle w:val="PSDS-CorpodeTexto"/>
        <w:spacing w:before="60"/>
        <w:ind w:left="1077" w:firstLine="11"/>
        <w:jc w:val="both"/>
        <w:rPr>
          <w:bCs/>
        </w:rPr>
      </w:pPr>
      <w:r>
        <w:rPr>
          <w:b/>
          <w:bCs/>
        </w:rPr>
        <w:t>P2.4.</w:t>
      </w:r>
      <w:r>
        <w:rPr>
          <w:bCs/>
        </w:rPr>
        <w:t xml:space="preserve"> </w:t>
      </w:r>
      <w:r w:rsidR="00315BB9">
        <w:rPr>
          <w:bCs/>
        </w:rPr>
        <w:t>O sistema exibe uma lista com todos os cartões o usuário possui cadastrado no sistema</w:t>
      </w:r>
      <w:r w:rsidR="00897197">
        <w:rPr>
          <w:bCs/>
        </w:rPr>
        <w:t xml:space="preserve">, uma lista com as formas de pagamento disponíveis, onde estão inclusas as opções </w:t>
      </w:r>
      <w:r w:rsidR="00897197" w:rsidRPr="00897197">
        <w:rPr>
          <w:bCs/>
        </w:rPr>
        <w:t>“1 cart</w:t>
      </w:r>
      <w:r w:rsidR="00897197">
        <w:rPr>
          <w:bCs/>
        </w:rPr>
        <w:t>ão</w:t>
      </w:r>
      <w:r w:rsidR="00897197" w:rsidRPr="00897197">
        <w:rPr>
          <w:bCs/>
        </w:rPr>
        <w:t>”</w:t>
      </w:r>
      <w:r w:rsidR="00897197">
        <w:rPr>
          <w:bCs/>
        </w:rPr>
        <w:t xml:space="preserve">, </w:t>
      </w:r>
      <w:r w:rsidR="00897197" w:rsidRPr="00897197">
        <w:rPr>
          <w:bCs/>
        </w:rPr>
        <w:t xml:space="preserve">“2 </w:t>
      </w:r>
      <w:r w:rsidR="00897197">
        <w:rPr>
          <w:bCs/>
        </w:rPr>
        <w:t>cartões</w:t>
      </w:r>
      <w:r w:rsidR="00897197" w:rsidRPr="00897197">
        <w:rPr>
          <w:bCs/>
        </w:rPr>
        <w:t>”</w:t>
      </w:r>
      <w:r w:rsidR="00897197">
        <w:rPr>
          <w:bCs/>
        </w:rPr>
        <w:t xml:space="preserve"> e </w:t>
      </w:r>
      <w:r w:rsidR="00897197" w:rsidRPr="00897197">
        <w:rPr>
          <w:bCs/>
        </w:rPr>
        <w:t>“</w:t>
      </w:r>
      <w:r w:rsidR="00897197">
        <w:rPr>
          <w:bCs/>
        </w:rPr>
        <w:t>Cupom</w:t>
      </w:r>
      <w:r w:rsidR="00897197" w:rsidRPr="00897197">
        <w:rPr>
          <w:bCs/>
        </w:rPr>
        <w:t>”</w:t>
      </w:r>
      <w:r w:rsidR="00897197">
        <w:rPr>
          <w:bCs/>
        </w:rPr>
        <w:t xml:space="preserve">, um campo para aplicação de cupom de desconto e um resumo do pedido, com o subtotal dos itens somado à taxa de envio. </w:t>
      </w:r>
    </w:p>
    <w:p w14:paraId="5BE8B58C" w14:textId="77777777" w:rsidR="00E50DB7" w:rsidRDefault="00E50DB7" w:rsidP="00897197">
      <w:pPr>
        <w:pStyle w:val="PSDS-CorpodeTexto"/>
        <w:jc w:val="both"/>
        <w:rPr>
          <w:bCs/>
        </w:rPr>
      </w:pPr>
    </w:p>
    <w:p w14:paraId="0989AA4F" w14:textId="77777777" w:rsidR="00E50DB7" w:rsidRDefault="00E50DB7" w:rsidP="00E50DB7">
      <w:pPr>
        <w:pStyle w:val="PSDS-CorpodeTexto"/>
        <w:ind w:left="1080"/>
        <w:jc w:val="both"/>
        <w:rPr>
          <w:bCs/>
        </w:rPr>
      </w:pPr>
      <w:r>
        <w:rPr>
          <w:b/>
          <w:bCs/>
        </w:rPr>
        <w:t xml:space="preserve">P2.5. </w:t>
      </w:r>
      <w:r>
        <w:rPr>
          <w:bCs/>
        </w:rPr>
        <w:t>O usuário seleciona qua</w:t>
      </w:r>
      <w:r w:rsidR="00897197">
        <w:rPr>
          <w:bCs/>
        </w:rPr>
        <w:t xml:space="preserve">l forma de pagamento deseja utilizar. </w:t>
      </w:r>
    </w:p>
    <w:p w14:paraId="01574224" w14:textId="77777777" w:rsidR="00897197" w:rsidRDefault="00897197" w:rsidP="00897197">
      <w:pPr>
        <w:pStyle w:val="PSDS-CorpodeTexto"/>
        <w:numPr>
          <w:ilvl w:val="0"/>
          <w:numId w:val="42"/>
        </w:numPr>
        <w:spacing w:before="60"/>
        <w:jc w:val="both"/>
      </w:pPr>
      <w:r>
        <w:rPr>
          <w:b/>
          <w:bCs/>
        </w:rPr>
        <w:tab/>
      </w:r>
      <w:r>
        <w:t xml:space="preserve">1 Cartão, </w:t>
      </w:r>
    </w:p>
    <w:p w14:paraId="0B90FD5A" w14:textId="77777777" w:rsidR="00897197" w:rsidRDefault="00897197" w:rsidP="00897197">
      <w:pPr>
        <w:pStyle w:val="PSDS-CorpodeTexto"/>
        <w:numPr>
          <w:ilvl w:val="0"/>
          <w:numId w:val="42"/>
        </w:numPr>
        <w:spacing w:before="60"/>
        <w:ind w:left="1638" w:firstLine="0"/>
        <w:jc w:val="both"/>
      </w:pPr>
      <w:r>
        <w:t xml:space="preserve">  2 Cartões,</w:t>
      </w:r>
    </w:p>
    <w:p w14:paraId="545427DB" w14:textId="77777777" w:rsidR="00897197" w:rsidRDefault="00897197" w:rsidP="00897197">
      <w:pPr>
        <w:pStyle w:val="PSDS-CorpodeTexto"/>
        <w:numPr>
          <w:ilvl w:val="0"/>
          <w:numId w:val="42"/>
        </w:numPr>
        <w:spacing w:before="60"/>
        <w:ind w:left="1638" w:firstLine="0"/>
        <w:jc w:val="both"/>
      </w:pPr>
      <w:r>
        <w:t xml:space="preserve">  Cupom.</w:t>
      </w:r>
    </w:p>
    <w:p w14:paraId="3B89F0CF" w14:textId="77777777" w:rsidR="00897197" w:rsidRDefault="00897197" w:rsidP="00897197">
      <w:pPr>
        <w:pStyle w:val="PSDS-CorpodeTexto"/>
        <w:spacing w:before="60"/>
        <w:ind w:left="372" w:firstLine="708"/>
        <w:jc w:val="both"/>
      </w:pPr>
      <w:r>
        <w:t>Caso for escolhida a opção ‘a’, segue fluxo P2.6.</w:t>
      </w:r>
    </w:p>
    <w:p w14:paraId="35E81B1A" w14:textId="77777777" w:rsidR="00897197" w:rsidRDefault="00897197" w:rsidP="00897197">
      <w:pPr>
        <w:pStyle w:val="PSDS-CorpodeTexto"/>
        <w:ind w:left="1080"/>
        <w:jc w:val="both"/>
      </w:pPr>
      <w:r>
        <w:t>Caso for escolhida a opção ‘b’, vai para o passo A2</w:t>
      </w:r>
      <w:r w:rsidR="00730BE6">
        <w:t>.</w:t>
      </w:r>
    </w:p>
    <w:p w14:paraId="24648F7C" w14:textId="77777777" w:rsidR="00897197" w:rsidRDefault="00897197" w:rsidP="00897197">
      <w:pPr>
        <w:pStyle w:val="PSDS-CorpodeTexto"/>
        <w:ind w:left="1080"/>
        <w:jc w:val="both"/>
        <w:rPr>
          <w:bCs/>
        </w:rPr>
      </w:pPr>
      <w:r>
        <w:t>Caso for escolhida a opção ‘</w:t>
      </w:r>
      <w:r w:rsidR="00730BE6">
        <w:t>c</w:t>
      </w:r>
      <w:r>
        <w:t>’, vai para o passo A3</w:t>
      </w:r>
      <w:r w:rsidR="00730BE6">
        <w:t>.</w:t>
      </w:r>
    </w:p>
    <w:p w14:paraId="40E1561F" w14:textId="77777777" w:rsidR="00E50DB7" w:rsidRDefault="00E50DB7" w:rsidP="00897197">
      <w:pPr>
        <w:pStyle w:val="PSDS-CorpodeTexto"/>
        <w:jc w:val="both"/>
        <w:rPr>
          <w:bCs/>
        </w:rPr>
      </w:pPr>
    </w:p>
    <w:p w14:paraId="1FB1C771" w14:textId="77777777" w:rsidR="00730BE6" w:rsidRPr="00315BB9" w:rsidRDefault="00E50DB7" w:rsidP="00730BE6">
      <w:pPr>
        <w:pStyle w:val="PSDS-CorpodeTexto"/>
        <w:ind w:left="1092"/>
        <w:jc w:val="both"/>
        <w:rPr>
          <w:bCs/>
        </w:rPr>
      </w:pPr>
      <w:r>
        <w:rPr>
          <w:b/>
          <w:bCs/>
        </w:rPr>
        <w:t xml:space="preserve">P2.6. </w:t>
      </w:r>
      <w:r w:rsidR="00730BE6" w:rsidRPr="00730BE6">
        <w:t>Após a seleção do método de pagamento, o sistema exibe as opções:</w:t>
      </w:r>
    </w:p>
    <w:p w14:paraId="023D0E46" w14:textId="77777777" w:rsidR="00730BE6" w:rsidRDefault="00730BE6" w:rsidP="00730BE6">
      <w:pPr>
        <w:pStyle w:val="PSDS-CorpodeTexto"/>
        <w:numPr>
          <w:ilvl w:val="0"/>
          <w:numId w:val="43"/>
        </w:numPr>
        <w:spacing w:before="60"/>
        <w:jc w:val="both"/>
      </w:pPr>
      <w:r>
        <w:t xml:space="preserve">Continuar, </w:t>
      </w:r>
    </w:p>
    <w:p w14:paraId="7B594D32" w14:textId="77777777" w:rsidR="00730BE6" w:rsidRDefault="00730BE6" w:rsidP="00730BE6">
      <w:pPr>
        <w:pStyle w:val="PSDS-CorpodeTexto"/>
        <w:numPr>
          <w:ilvl w:val="0"/>
          <w:numId w:val="43"/>
        </w:numPr>
        <w:spacing w:before="60"/>
        <w:ind w:left="1638" w:firstLine="0"/>
        <w:jc w:val="both"/>
      </w:pPr>
      <w:r>
        <w:t>Adicionar Cartão.</w:t>
      </w:r>
    </w:p>
    <w:p w14:paraId="2BF37918" w14:textId="77777777" w:rsidR="00730BE6" w:rsidRDefault="00730BE6" w:rsidP="00730BE6">
      <w:pPr>
        <w:pStyle w:val="PSDS-CorpodeTexto"/>
        <w:spacing w:before="60"/>
        <w:ind w:left="384" w:firstLine="708"/>
        <w:jc w:val="both"/>
      </w:pPr>
      <w:r>
        <w:t>Caso for escolhida a opção ‘a’, segue fluxo P2.7.</w:t>
      </w:r>
    </w:p>
    <w:p w14:paraId="367956ED" w14:textId="77777777" w:rsidR="00E50DB7" w:rsidRDefault="00730BE6" w:rsidP="00730BE6">
      <w:pPr>
        <w:pStyle w:val="PSDS-CorpodeTexto"/>
        <w:ind w:left="1092"/>
        <w:jc w:val="both"/>
        <w:rPr>
          <w:bCs/>
        </w:rPr>
      </w:pPr>
      <w:r>
        <w:t>Caso for escolhida a opção ‘b’, vai para o passo A4.</w:t>
      </w:r>
    </w:p>
    <w:p w14:paraId="68088754" w14:textId="77777777" w:rsidR="00E50DB7" w:rsidRDefault="00E50DB7" w:rsidP="00E50DB7">
      <w:pPr>
        <w:pStyle w:val="PSDS-CorpodeTexto"/>
        <w:ind w:left="1092"/>
        <w:jc w:val="both"/>
        <w:rPr>
          <w:bCs/>
        </w:rPr>
      </w:pPr>
    </w:p>
    <w:p w14:paraId="2A3C9B6D" w14:textId="77777777" w:rsidR="00730BE6" w:rsidRDefault="00730BE6" w:rsidP="00E50DB7">
      <w:pPr>
        <w:pStyle w:val="PSDS-CorpodeTexto"/>
        <w:ind w:left="1092"/>
        <w:jc w:val="both"/>
        <w:rPr>
          <w:b/>
          <w:bCs/>
        </w:rPr>
      </w:pPr>
    </w:p>
    <w:p w14:paraId="72236C60" w14:textId="77777777" w:rsidR="00E50DB7" w:rsidRDefault="00730BE6" w:rsidP="00E50DB7">
      <w:pPr>
        <w:pStyle w:val="PSDS-CorpodeTexto"/>
        <w:ind w:left="1092"/>
        <w:jc w:val="both"/>
      </w:pPr>
      <w:r>
        <w:rPr>
          <w:b/>
          <w:bCs/>
        </w:rPr>
        <w:t xml:space="preserve">P2.7. </w:t>
      </w:r>
      <w:r>
        <w:t xml:space="preserve">O sistema exibe uma tela de revisão do pedido, mostrando qual o endereço onde será entregue, a forma de pagamento selecionada, os itens e o subtotal do pedido incluindo a taxa de entrega. </w:t>
      </w:r>
    </w:p>
    <w:p w14:paraId="54019F87" w14:textId="77777777" w:rsidR="00730BE6" w:rsidRDefault="00730BE6" w:rsidP="00E50DB7">
      <w:pPr>
        <w:pStyle w:val="PSDS-CorpodeTexto"/>
        <w:ind w:left="1092"/>
        <w:jc w:val="both"/>
      </w:pPr>
    </w:p>
    <w:p w14:paraId="5D51D33C" w14:textId="69BDB9B5" w:rsidR="00730BE6" w:rsidRDefault="00730BE6" w:rsidP="00730BE6">
      <w:pPr>
        <w:pStyle w:val="PSDS-CorpodeTexto"/>
        <w:ind w:left="1092"/>
        <w:jc w:val="both"/>
      </w:pPr>
      <w:r>
        <w:rPr>
          <w:b/>
          <w:bCs/>
        </w:rPr>
        <w:t xml:space="preserve">P2.8. </w:t>
      </w:r>
      <w:r>
        <w:t xml:space="preserve">Após revisar seu pedido, o usuário seleciona a opção </w:t>
      </w:r>
      <w:r w:rsidRPr="00730BE6">
        <w:t>“</w:t>
      </w:r>
      <w:r>
        <w:t>Finalizar Compra</w:t>
      </w:r>
      <w:r w:rsidRPr="00730BE6">
        <w:t>”</w:t>
      </w:r>
      <w:r>
        <w:t xml:space="preserve"> para concluir a compra. </w:t>
      </w:r>
    </w:p>
    <w:p w14:paraId="2E8A5136" w14:textId="0B5A5325" w:rsidR="00F45AC4" w:rsidRDefault="00F45AC4" w:rsidP="00730BE6">
      <w:pPr>
        <w:pStyle w:val="PSDS-CorpodeTexto"/>
        <w:ind w:left="1092"/>
        <w:jc w:val="both"/>
      </w:pPr>
    </w:p>
    <w:p w14:paraId="6C243860" w14:textId="7D0C51A3" w:rsidR="00F45AC4" w:rsidRDefault="00F45AC4" w:rsidP="00F45AC4">
      <w:pPr>
        <w:pStyle w:val="PSDS-CorpodeTexto"/>
        <w:ind w:left="1092"/>
        <w:jc w:val="both"/>
      </w:pPr>
      <w:r>
        <w:rPr>
          <w:b/>
          <w:bCs/>
        </w:rPr>
        <w:t>P2.9.</w:t>
      </w:r>
      <w:r>
        <w:t xml:space="preserve"> Após a finalização da compra, o pedido receberá o status “aguardando aprovação do pagamento” caso a compra seja realizada utilizando cartões de crédito. A operadora de cartão irá validar os cartões utilizados. Em caso de validação positiva o pedido será liberado para entrega. Em caso de validação negativa o pedido será cancelado. </w:t>
      </w:r>
    </w:p>
    <w:p w14:paraId="4493B0F6" w14:textId="77777777" w:rsidR="00F45AC4" w:rsidRDefault="00F45AC4" w:rsidP="00F45AC4">
      <w:pPr>
        <w:pStyle w:val="PSDS-CorpodeTexto"/>
        <w:ind w:left="1092"/>
        <w:jc w:val="both"/>
      </w:pPr>
    </w:p>
    <w:p w14:paraId="6422F843" w14:textId="73BB0EE8" w:rsidR="00F45AC4" w:rsidRDefault="00F45AC4" w:rsidP="00F45AC4">
      <w:pPr>
        <w:pStyle w:val="PSDS-CorpodeTexto"/>
        <w:ind w:left="384" w:firstLine="708"/>
        <w:jc w:val="both"/>
      </w:pPr>
      <w:r>
        <w:rPr>
          <w:b/>
          <w:bCs/>
        </w:rPr>
        <w:t xml:space="preserve">P2.10. </w:t>
      </w:r>
      <w:r>
        <w:t xml:space="preserve">O administrador do sistema aprova a entrega do pedido. </w:t>
      </w:r>
    </w:p>
    <w:p w14:paraId="272192CB" w14:textId="27933360" w:rsidR="00730BE6" w:rsidRDefault="00730BE6" w:rsidP="00F45AC4">
      <w:pPr>
        <w:pStyle w:val="PSDS-CorpodeTexto"/>
        <w:jc w:val="both"/>
      </w:pPr>
    </w:p>
    <w:p w14:paraId="4E094219" w14:textId="46D3C755" w:rsidR="00730BE6" w:rsidRPr="00315BB9" w:rsidRDefault="00730BE6" w:rsidP="00730BE6">
      <w:pPr>
        <w:pStyle w:val="PSDS-CorpodeTexto"/>
        <w:ind w:left="1092"/>
        <w:jc w:val="both"/>
        <w:rPr>
          <w:bCs/>
        </w:rPr>
      </w:pPr>
      <w:r>
        <w:rPr>
          <w:b/>
          <w:bCs/>
        </w:rPr>
        <w:t>P2.</w:t>
      </w:r>
      <w:r w:rsidR="00F45AC4">
        <w:rPr>
          <w:b/>
          <w:bCs/>
        </w:rPr>
        <w:t>11</w:t>
      </w:r>
      <w:r>
        <w:rPr>
          <w:b/>
          <w:bCs/>
        </w:rPr>
        <w:t xml:space="preserve">. </w:t>
      </w:r>
      <w:r>
        <w:t>O sistema exibe as opções:</w:t>
      </w:r>
    </w:p>
    <w:p w14:paraId="54399671" w14:textId="77777777" w:rsidR="00730BE6" w:rsidRDefault="00730BE6" w:rsidP="00730BE6">
      <w:pPr>
        <w:pStyle w:val="PSDS-CorpodeTexto"/>
        <w:numPr>
          <w:ilvl w:val="0"/>
          <w:numId w:val="44"/>
        </w:numPr>
        <w:spacing w:before="60"/>
        <w:jc w:val="both"/>
      </w:pPr>
      <w:r>
        <w:t xml:space="preserve">Continuar comprando, </w:t>
      </w:r>
    </w:p>
    <w:p w14:paraId="404D5354" w14:textId="77777777" w:rsidR="00730BE6" w:rsidRDefault="00730BE6" w:rsidP="00730BE6">
      <w:pPr>
        <w:pStyle w:val="PSDS-CorpodeTexto"/>
        <w:numPr>
          <w:ilvl w:val="0"/>
          <w:numId w:val="44"/>
        </w:numPr>
        <w:spacing w:before="60"/>
        <w:ind w:left="1638" w:firstLine="0"/>
        <w:jc w:val="both"/>
      </w:pPr>
      <w:r>
        <w:t>Ir para pedidos.</w:t>
      </w:r>
    </w:p>
    <w:p w14:paraId="71829507" w14:textId="77777777" w:rsidR="00730BE6" w:rsidRDefault="00730BE6" w:rsidP="00730BE6">
      <w:pPr>
        <w:pStyle w:val="PSDS-CorpodeTexto"/>
        <w:spacing w:before="60"/>
        <w:ind w:left="1170"/>
        <w:jc w:val="both"/>
      </w:pPr>
      <w:r>
        <w:t>Caso for escolhida a opção ‘a’, segue fluxo P</w:t>
      </w:r>
      <w:r w:rsidR="009F5546">
        <w:t>1</w:t>
      </w:r>
      <w:r>
        <w:t>.</w:t>
      </w:r>
    </w:p>
    <w:p w14:paraId="399C33BE" w14:textId="77777777" w:rsidR="00730BE6" w:rsidRPr="00315BB9" w:rsidRDefault="00730BE6" w:rsidP="00730BE6">
      <w:pPr>
        <w:pStyle w:val="PSDS-CorpodeTexto"/>
        <w:spacing w:before="60"/>
        <w:ind w:left="1170"/>
        <w:jc w:val="both"/>
      </w:pPr>
      <w:r>
        <w:t xml:space="preserve">Caso for escolhida a opção ‘b’, </w:t>
      </w:r>
      <w:r w:rsidR="009F5546">
        <w:t>segue fluxo P3</w:t>
      </w:r>
      <w:r>
        <w:t>.</w:t>
      </w:r>
    </w:p>
    <w:p w14:paraId="3879BFCA" w14:textId="77777777" w:rsidR="00BC69BF" w:rsidRDefault="00BC69BF" w:rsidP="001A0BBE">
      <w:pPr>
        <w:pStyle w:val="PSDS-CorpodeTexto"/>
        <w:jc w:val="both"/>
        <w:rPr>
          <w:bCs/>
        </w:rPr>
      </w:pPr>
    </w:p>
    <w:p w14:paraId="31BF71F7" w14:textId="77777777" w:rsidR="00BC69BF" w:rsidRDefault="00BC69BF" w:rsidP="00BC69BF">
      <w:pPr>
        <w:pStyle w:val="PSDS-CorpodeTexto"/>
        <w:ind w:left="702"/>
        <w:jc w:val="both"/>
        <w:rPr>
          <w:b/>
          <w:bCs/>
        </w:rPr>
      </w:pPr>
      <w:r>
        <w:rPr>
          <w:b/>
          <w:bCs/>
        </w:rPr>
        <w:t>P3.</w:t>
      </w:r>
      <w:r>
        <w:rPr>
          <w:b/>
          <w:bCs/>
          <w:color w:val="FF0000"/>
        </w:rPr>
        <w:t xml:space="preserve"> </w:t>
      </w:r>
      <w:r w:rsidR="009F5546">
        <w:rPr>
          <w:b/>
          <w:bCs/>
          <w:noProof/>
        </w:rPr>
        <w:t>V</w:t>
      </w:r>
      <w:ins w:id="331" w:author="Rodrigo" w:date="2019-10-19T12:55:00Z">
        <w:r w:rsidR="009F5546" w:rsidRPr="009F5546">
          <w:rPr>
            <w:b/>
            <w:bCs/>
            <w:noProof/>
          </w:rPr>
          <w:t>isualização de pedidos</w:t>
        </w:r>
      </w:ins>
    </w:p>
    <w:p w14:paraId="1883D272" w14:textId="77777777" w:rsidR="00BC69BF" w:rsidRDefault="009F5546" w:rsidP="00BC69BF">
      <w:pPr>
        <w:pStyle w:val="PSDS-CorpodeTexto"/>
        <w:spacing w:before="60"/>
        <w:ind w:left="1094"/>
        <w:jc w:val="both"/>
        <w:rPr>
          <w:bCs/>
        </w:rPr>
      </w:pPr>
      <w:r>
        <w:rPr>
          <w:bCs/>
        </w:rPr>
        <w:t>O sistema exibe na tela uma lista com todos os pedidos já efetuados pelo usuário</w:t>
      </w:r>
      <w:r w:rsidR="001A0BBE">
        <w:rPr>
          <w:bCs/>
        </w:rPr>
        <w:t>, com número do pedido, valor total e status</w:t>
      </w:r>
      <w:r w:rsidR="00BC69BF">
        <w:rPr>
          <w:bCs/>
        </w:rPr>
        <w:t xml:space="preserve">. </w:t>
      </w:r>
    </w:p>
    <w:p w14:paraId="142D1E5B" w14:textId="77777777" w:rsidR="001A0BBE" w:rsidRDefault="001A0BBE" w:rsidP="001A0BBE">
      <w:pPr>
        <w:pStyle w:val="PSDS-CorpodeTexto"/>
        <w:jc w:val="both"/>
        <w:rPr>
          <w:b/>
          <w:bCs/>
          <w:color w:val="FF0000"/>
        </w:rPr>
      </w:pPr>
    </w:p>
    <w:p w14:paraId="21F252B7" w14:textId="70D5B559" w:rsidR="001A0BBE" w:rsidRPr="001A0BBE" w:rsidRDefault="00BC69BF" w:rsidP="001A0BBE">
      <w:pPr>
        <w:pStyle w:val="PSDS-CorpodeTexto"/>
        <w:ind w:left="702"/>
        <w:jc w:val="both"/>
        <w:rPr>
          <w:b/>
          <w:bCs/>
        </w:rPr>
      </w:pPr>
      <w:r>
        <w:rPr>
          <w:b/>
          <w:bCs/>
        </w:rPr>
        <w:t xml:space="preserve">P4. </w:t>
      </w:r>
      <w:r w:rsidR="001A0BBE">
        <w:rPr>
          <w:b/>
          <w:bCs/>
        </w:rPr>
        <w:t>Devolução de</w:t>
      </w:r>
      <w:r w:rsidR="00B80BE5">
        <w:rPr>
          <w:b/>
          <w:bCs/>
        </w:rPr>
        <w:t xml:space="preserve"> </w:t>
      </w:r>
      <w:r w:rsidR="00F00FFF">
        <w:rPr>
          <w:b/>
          <w:bCs/>
        </w:rPr>
        <w:t>Cartas</w:t>
      </w:r>
    </w:p>
    <w:p w14:paraId="685BFF29" w14:textId="77777777" w:rsidR="00BC69BF" w:rsidRDefault="001A0BBE" w:rsidP="00BC69BF">
      <w:pPr>
        <w:pStyle w:val="PSDS-CorpodeTexto"/>
        <w:ind w:left="1080" w:firstLine="11"/>
        <w:jc w:val="both"/>
        <w:rPr>
          <w:rFonts w:cs="Arial"/>
        </w:rPr>
      </w:pPr>
      <w:r>
        <w:rPr>
          <w:rFonts w:cs="Arial"/>
        </w:rPr>
        <w:lastRenderedPageBreak/>
        <w:t xml:space="preserve">Para os pedidos com status </w:t>
      </w:r>
      <w:r w:rsidRPr="001A0BBE">
        <w:rPr>
          <w:rFonts w:cs="Arial"/>
        </w:rPr>
        <w:t>“</w:t>
      </w:r>
      <w:r>
        <w:rPr>
          <w:rFonts w:cs="Arial"/>
        </w:rPr>
        <w:t>ENTREGUE</w:t>
      </w:r>
      <w:r w:rsidRPr="001A0BBE">
        <w:rPr>
          <w:rFonts w:cs="Arial"/>
        </w:rPr>
        <w:t>”</w:t>
      </w:r>
      <w:r>
        <w:rPr>
          <w:rFonts w:cs="Arial"/>
        </w:rPr>
        <w:t xml:space="preserve">, será habilitada uma opção chamada </w:t>
      </w:r>
      <w:r w:rsidRPr="001A0BBE">
        <w:rPr>
          <w:rFonts w:cs="Arial"/>
        </w:rPr>
        <w:t>“</w:t>
      </w:r>
      <w:r>
        <w:rPr>
          <w:rFonts w:cs="Arial"/>
        </w:rPr>
        <w:t>Devolver Produtos</w:t>
      </w:r>
      <w:r w:rsidRPr="001A0BBE">
        <w:rPr>
          <w:rFonts w:cs="Arial"/>
        </w:rPr>
        <w:t>”</w:t>
      </w:r>
      <w:r>
        <w:rPr>
          <w:rFonts w:cs="Arial"/>
        </w:rPr>
        <w:t xml:space="preserve">, onde o usuário deverá informar qual o motivo da devolução e confirmar. </w:t>
      </w:r>
    </w:p>
    <w:p w14:paraId="2C58A914" w14:textId="77777777" w:rsidR="001A0BBE" w:rsidRPr="001A0BBE" w:rsidRDefault="001A0BBE" w:rsidP="00BC69BF">
      <w:pPr>
        <w:pStyle w:val="PSDS-CorpodeTexto"/>
        <w:ind w:left="1080" w:firstLine="11"/>
        <w:jc w:val="both"/>
        <w:rPr>
          <w:rFonts w:cs="Arial"/>
        </w:rPr>
      </w:pPr>
      <w:r>
        <w:rPr>
          <w:rFonts w:cs="Arial"/>
        </w:rPr>
        <w:t xml:space="preserve">A solicitação de devolução deverá ser aprovada por um usuário com perfil de administrador, que irá gerar um cupom de troca no valor do pedido devolvido. </w:t>
      </w:r>
    </w:p>
    <w:p w14:paraId="605B2E4B" w14:textId="77777777" w:rsidR="00BC69BF" w:rsidRDefault="00BC69BF" w:rsidP="00BC69BF">
      <w:pPr>
        <w:pStyle w:val="PSDS-CorpodeTexto"/>
        <w:ind w:left="1080" w:firstLine="11"/>
        <w:jc w:val="both"/>
      </w:pPr>
    </w:p>
    <w:p w14:paraId="250BDEC5" w14:textId="77777777" w:rsidR="00BC69BF" w:rsidRDefault="00BC69BF" w:rsidP="00BC69BF">
      <w:pPr>
        <w:pStyle w:val="PSDS-CorpodeTexto"/>
        <w:ind w:left="1170"/>
        <w:jc w:val="both"/>
        <w:rPr>
          <w:b/>
          <w:bCs/>
        </w:rPr>
      </w:pPr>
    </w:p>
    <w:p w14:paraId="536DF824" w14:textId="77777777" w:rsidR="00BC69BF" w:rsidRDefault="00BC69BF" w:rsidP="00BC69BF">
      <w:pPr>
        <w:pStyle w:val="PSDS-MarcadoresNivel1"/>
        <w:jc w:val="both"/>
      </w:pPr>
      <w:bookmarkStart w:id="332" w:name="_Toc261616415"/>
      <w:r>
        <w:t>Fluxos Alternativos</w:t>
      </w:r>
      <w:bookmarkEnd w:id="332"/>
    </w:p>
    <w:p w14:paraId="3CD56F58" w14:textId="77777777" w:rsidR="00BC69BF" w:rsidRDefault="00BC69BF" w:rsidP="00BC69BF">
      <w:pPr>
        <w:pStyle w:val="PSDS-MarcadoresNivel1"/>
        <w:numPr>
          <w:ilvl w:val="0"/>
          <w:numId w:val="0"/>
        </w:numPr>
        <w:tabs>
          <w:tab w:val="left" w:pos="708"/>
        </w:tabs>
      </w:pPr>
    </w:p>
    <w:p w14:paraId="631D5CE2" w14:textId="77777777" w:rsidR="00BC69BF" w:rsidRDefault="00BC69BF" w:rsidP="00BC69BF">
      <w:pPr>
        <w:pStyle w:val="PSDS-CorpodeTexto"/>
        <w:ind w:left="624"/>
        <w:jc w:val="both"/>
        <w:rPr>
          <w:b/>
          <w:bCs/>
        </w:rPr>
      </w:pPr>
      <w:r>
        <w:rPr>
          <w:b/>
          <w:bCs/>
        </w:rPr>
        <w:t xml:space="preserve">A1.  </w:t>
      </w:r>
      <w:r w:rsidR="0086343B">
        <w:rPr>
          <w:b/>
          <w:bCs/>
        </w:rPr>
        <w:t>Adicionar</w:t>
      </w:r>
      <w:r w:rsidR="001A0BBE">
        <w:rPr>
          <w:b/>
          <w:bCs/>
        </w:rPr>
        <w:t xml:space="preserve"> Endereço</w:t>
      </w:r>
    </w:p>
    <w:p w14:paraId="788122BD" w14:textId="77777777" w:rsidR="00BC69BF" w:rsidRDefault="00BC69BF" w:rsidP="00BC69BF">
      <w:pPr>
        <w:pStyle w:val="PSDS-CorpodeTexto"/>
        <w:spacing w:before="120"/>
        <w:ind w:left="1092" w:hanging="7"/>
        <w:jc w:val="both"/>
        <w:rPr>
          <w:rFonts w:cs="Arial"/>
        </w:rPr>
      </w:pPr>
      <w:r>
        <w:rPr>
          <w:rFonts w:cs="Arial"/>
        </w:rPr>
        <w:t xml:space="preserve">Este passo é executado a partir do passo </w:t>
      </w:r>
      <w:r w:rsidR="005D7B8B">
        <w:rPr>
          <w:b/>
          <w:bCs/>
        </w:rPr>
        <w:t xml:space="preserve">P2.3. </w:t>
      </w:r>
      <w:r>
        <w:rPr>
          <w:rFonts w:cs="Arial"/>
        </w:rPr>
        <w:t>quando escolhida a opção ‘b’.</w:t>
      </w:r>
    </w:p>
    <w:p w14:paraId="0D1EA84C" w14:textId="77777777" w:rsidR="00BC69BF" w:rsidRDefault="00BC69BF" w:rsidP="00BC69BF">
      <w:pPr>
        <w:pStyle w:val="PSDS-CorpodeTexto"/>
        <w:spacing w:before="120"/>
        <w:ind w:left="1092"/>
        <w:jc w:val="both"/>
      </w:pPr>
      <w:r>
        <w:rPr>
          <w:b/>
          <w:bCs/>
        </w:rPr>
        <w:t>A1.1.</w:t>
      </w:r>
      <w:r>
        <w:rPr>
          <w:bCs/>
        </w:rPr>
        <w:t xml:space="preserve"> </w:t>
      </w:r>
      <w:r>
        <w:t>O sis</w:t>
      </w:r>
      <w:r w:rsidR="005D7B8B">
        <w:t>tema exibe um formulário onde o usuário poderá adicionar um novo endereço no ato da compra</w:t>
      </w:r>
      <w:r w:rsidR="00F65825">
        <w:t>.</w:t>
      </w:r>
    </w:p>
    <w:p w14:paraId="6C2B13FE" w14:textId="77777777" w:rsidR="00BC69BF" w:rsidRDefault="00BC69BF" w:rsidP="005D7B8B">
      <w:pPr>
        <w:pStyle w:val="PSDS-CorpodeTexto"/>
        <w:spacing w:before="120"/>
        <w:ind w:left="1085"/>
        <w:jc w:val="both"/>
        <w:rPr>
          <w:bCs/>
        </w:rPr>
      </w:pPr>
      <w:r>
        <w:rPr>
          <w:b/>
          <w:bCs/>
        </w:rPr>
        <w:t>A1.2.</w:t>
      </w:r>
      <w:r w:rsidR="00F65825">
        <w:rPr>
          <w:b/>
          <w:bCs/>
        </w:rPr>
        <w:t xml:space="preserve"> </w:t>
      </w:r>
      <w:r w:rsidR="005D7B8B">
        <w:rPr>
          <w:bCs/>
        </w:rPr>
        <w:t>O usuário deverá preencher os seguintes campos a fim de adicionar um novo endereço</w:t>
      </w:r>
      <w:r w:rsidR="005D7B8B" w:rsidRPr="005D7B8B">
        <w:rPr>
          <w:bCs/>
        </w:rPr>
        <w:t>:</w:t>
      </w:r>
      <w:r w:rsidR="005D7B8B">
        <w:rPr>
          <w:bCs/>
        </w:rPr>
        <w:t xml:space="preserve"> Nome do endereço, CEP, Número, Logradouro, Bairro, Complemento, Tipo de Logradouro, Tipo de Residência, Cidade, Estado, País, Endereço de Cobrança(selecionar) e Endereço de Entrega(selecionar)</w:t>
      </w:r>
      <w:r>
        <w:rPr>
          <w:bCs/>
        </w:rPr>
        <w:t>.</w:t>
      </w:r>
    </w:p>
    <w:p w14:paraId="4BAAF3CE" w14:textId="77777777" w:rsidR="00901122" w:rsidRPr="00901122" w:rsidRDefault="005D7B8B" w:rsidP="00901122">
      <w:pPr>
        <w:pStyle w:val="PSDS-CorpodeTexto"/>
        <w:spacing w:before="120"/>
        <w:ind w:left="377" w:firstLine="708"/>
        <w:jc w:val="both"/>
        <w:rPr>
          <w:bCs/>
        </w:rPr>
      </w:pPr>
      <w:r>
        <w:rPr>
          <w:b/>
          <w:bCs/>
        </w:rPr>
        <w:t>A1.3.</w:t>
      </w:r>
      <w:r>
        <w:rPr>
          <w:bCs/>
        </w:rPr>
        <w:t xml:space="preserve"> </w:t>
      </w:r>
      <w:r w:rsidR="00901122" w:rsidRPr="00901122">
        <w:rPr>
          <w:bCs/>
        </w:rPr>
        <w:t>O sistema verifica se todas as informações obrigatórias foram preenchidas.</w:t>
      </w:r>
    </w:p>
    <w:p w14:paraId="7857FB7A" w14:textId="77777777" w:rsidR="005D7B8B" w:rsidRDefault="00901122" w:rsidP="00901122">
      <w:pPr>
        <w:pStyle w:val="PSDS-CorpodeTexto"/>
        <w:spacing w:before="120"/>
        <w:ind w:left="377" w:firstLine="708"/>
        <w:jc w:val="both"/>
        <w:rPr>
          <w:bCs/>
        </w:rPr>
      </w:pPr>
      <w:r w:rsidRPr="00901122">
        <w:rPr>
          <w:bCs/>
        </w:rPr>
        <w:t xml:space="preserve">Caso o procedimento de verificação retorne que não houve nenhum erro, </w:t>
      </w:r>
      <w:r>
        <w:rPr>
          <w:bCs/>
        </w:rPr>
        <w:t>Volta a P2.1</w:t>
      </w:r>
      <w:r w:rsidRPr="00901122">
        <w:rPr>
          <w:bCs/>
        </w:rPr>
        <w:t>. (E0</w:t>
      </w:r>
      <w:r>
        <w:rPr>
          <w:bCs/>
        </w:rPr>
        <w:t>2</w:t>
      </w:r>
      <w:r w:rsidRPr="00901122">
        <w:rPr>
          <w:bCs/>
        </w:rPr>
        <w:t>)</w:t>
      </w:r>
    </w:p>
    <w:p w14:paraId="625768C3" w14:textId="77777777" w:rsidR="005D7B8B" w:rsidRDefault="005D7B8B" w:rsidP="005D7B8B">
      <w:pPr>
        <w:pStyle w:val="PSDS-CorpodeTexto"/>
        <w:jc w:val="both"/>
        <w:rPr>
          <w:b/>
          <w:bCs/>
        </w:rPr>
      </w:pPr>
    </w:p>
    <w:p w14:paraId="4E5ADAFA" w14:textId="77777777" w:rsidR="009740D8" w:rsidRDefault="00BC69BF" w:rsidP="009740D8">
      <w:pPr>
        <w:pStyle w:val="PSDS-CorpodeTexto"/>
        <w:ind w:firstLine="709"/>
        <w:jc w:val="both"/>
        <w:rPr>
          <w:b/>
          <w:bCs/>
        </w:rPr>
      </w:pPr>
      <w:r>
        <w:rPr>
          <w:b/>
          <w:bCs/>
        </w:rPr>
        <w:t>A</w:t>
      </w:r>
      <w:r w:rsidR="005D7B8B">
        <w:rPr>
          <w:b/>
          <w:bCs/>
        </w:rPr>
        <w:t>2</w:t>
      </w:r>
      <w:r>
        <w:rPr>
          <w:b/>
          <w:bCs/>
        </w:rPr>
        <w:t xml:space="preserve">. </w:t>
      </w:r>
      <w:r w:rsidR="009740D8">
        <w:rPr>
          <w:b/>
          <w:bCs/>
        </w:rPr>
        <w:t>Pagamento com dois cartões</w:t>
      </w:r>
    </w:p>
    <w:p w14:paraId="0E8F965E" w14:textId="77777777" w:rsidR="00BC69BF" w:rsidRDefault="00BC69BF" w:rsidP="00BC69BF">
      <w:pPr>
        <w:pStyle w:val="PSDS-CorpodeTexto"/>
        <w:ind w:left="1092"/>
        <w:jc w:val="both"/>
        <w:rPr>
          <w:rFonts w:cs="Arial"/>
        </w:rPr>
      </w:pPr>
      <w:r>
        <w:rPr>
          <w:rFonts w:cs="Arial"/>
        </w:rPr>
        <w:t xml:space="preserve">Este passo é executado a partir do passo </w:t>
      </w:r>
      <w:r w:rsidR="009740D8">
        <w:rPr>
          <w:b/>
          <w:bCs/>
        </w:rPr>
        <w:t xml:space="preserve">P2.5. </w:t>
      </w:r>
      <w:r>
        <w:rPr>
          <w:rFonts w:cs="Arial"/>
        </w:rPr>
        <w:t>quando escolhida a opção ‘b’.</w:t>
      </w:r>
    </w:p>
    <w:p w14:paraId="35885D0E" w14:textId="77777777" w:rsidR="00BC69BF" w:rsidRDefault="00BC69BF" w:rsidP="00BC69BF">
      <w:pPr>
        <w:pStyle w:val="PSDS-CorpodeTexto"/>
        <w:ind w:firstLine="709"/>
        <w:jc w:val="both"/>
        <w:rPr>
          <w:b/>
          <w:bCs/>
        </w:rPr>
      </w:pPr>
    </w:p>
    <w:p w14:paraId="4B66B1CF" w14:textId="77777777" w:rsidR="00BC69BF" w:rsidRDefault="00BC69BF" w:rsidP="00BC69BF">
      <w:pPr>
        <w:pStyle w:val="PSDS-CorpodeTexto"/>
        <w:spacing w:before="120"/>
        <w:ind w:left="1092" w:hanging="7"/>
        <w:jc w:val="both"/>
        <w:rPr>
          <w:rFonts w:cs="Arial"/>
        </w:rPr>
      </w:pPr>
      <w:r w:rsidRPr="00E07AA2">
        <w:rPr>
          <w:b/>
          <w:bCs/>
        </w:rPr>
        <w:t>A2.1</w:t>
      </w:r>
      <w:r w:rsidRPr="00E07AA2">
        <w:rPr>
          <w:rFonts w:cs="Arial"/>
        </w:rPr>
        <w:t xml:space="preserve"> O sistema</w:t>
      </w:r>
      <w:r w:rsidR="009740D8">
        <w:rPr>
          <w:rFonts w:cs="Arial"/>
        </w:rPr>
        <w:t xml:space="preserve"> habilita um campo de inserção de valor e um campo para seleção dos cartões desejados dentre os quais o usuário possui cadastrados</w:t>
      </w:r>
      <w:r>
        <w:rPr>
          <w:rFonts w:cs="Arial"/>
        </w:rPr>
        <w:t>.</w:t>
      </w:r>
    </w:p>
    <w:p w14:paraId="3DC0363B" w14:textId="77777777" w:rsidR="009740D8" w:rsidRDefault="009740D8" w:rsidP="009740D8">
      <w:pPr>
        <w:pStyle w:val="PSDS-CorpodeTexto"/>
        <w:spacing w:before="120"/>
        <w:ind w:left="1092" w:hanging="7"/>
        <w:jc w:val="both"/>
        <w:rPr>
          <w:rFonts w:cs="Arial"/>
        </w:rPr>
      </w:pPr>
      <w:r w:rsidRPr="00E07AA2">
        <w:rPr>
          <w:b/>
          <w:bCs/>
        </w:rPr>
        <w:t>A2.</w:t>
      </w:r>
      <w:r>
        <w:rPr>
          <w:b/>
          <w:bCs/>
        </w:rPr>
        <w:t>2</w:t>
      </w:r>
      <w:r w:rsidRPr="00E07AA2">
        <w:rPr>
          <w:rFonts w:cs="Arial"/>
        </w:rPr>
        <w:t xml:space="preserve"> O</w:t>
      </w:r>
      <w:r>
        <w:rPr>
          <w:rFonts w:cs="Arial"/>
        </w:rPr>
        <w:t xml:space="preserve"> usuário preenche os campos de inserção com a quantia a qual deseja pagar com cada cartão. A quantia somada dos dois cartões deve ser equivalente ao subtotal do pedido.</w:t>
      </w:r>
    </w:p>
    <w:p w14:paraId="11ED3BB8" w14:textId="77777777" w:rsidR="009740D8" w:rsidRPr="00E07AA2" w:rsidRDefault="009740D8" w:rsidP="009740D8">
      <w:pPr>
        <w:pStyle w:val="PSDS-CorpodeTexto"/>
        <w:spacing w:before="120"/>
        <w:ind w:left="1085" w:firstLine="7"/>
        <w:jc w:val="both"/>
        <w:rPr>
          <w:rFonts w:cs="Arial"/>
        </w:rPr>
      </w:pPr>
      <w:r w:rsidRPr="00E07AA2">
        <w:rPr>
          <w:b/>
          <w:bCs/>
        </w:rPr>
        <w:t>A2.</w:t>
      </w:r>
      <w:r>
        <w:rPr>
          <w:b/>
          <w:bCs/>
        </w:rPr>
        <w:t>3</w:t>
      </w:r>
      <w:r w:rsidRPr="00E07AA2">
        <w:rPr>
          <w:rFonts w:cs="Arial"/>
        </w:rPr>
        <w:t xml:space="preserve"> </w:t>
      </w:r>
      <w:r>
        <w:rPr>
          <w:bCs/>
        </w:rPr>
        <w:t>Volta a P2.6.</w:t>
      </w:r>
    </w:p>
    <w:p w14:paraId="5518C3DB" w14:textId="77777777" w:rsidR="00BC69BF" w:rsidRDefault="00BC69BF" w:rsidP="00BC69BF">
      <w:pPr>
        <w:pStyle w:val="PSDS-CorpodeTexto"/>
        <w:ind w:left="377" w:firstLine="708"/>
        <w:jc w:val="both"/>
        <w:rPr>
          <w:b/>
          <w:bCs/>
        </w:rPr>
      </w:pPr>
    </w:p>
    <w:p w14:paraId="321E835F" w14:textId="77777777" w:rsidR="00BC69BF" w:rsidRDefault="00BC69BF" w:rsidP="00BC69BF">
      <w:pPr>
        <w:pStyle w:val="PSDS-CorpodeTexto"/>
        <w:ind w:left="1092" w:hanging="7"/>
        <w:jc w:val="both"/>
        <w:rPr>
          <w:bCs/>
        </w:rPr>
      </w:pPr>
    </w:p>
    <w:p w14:paraId="57A2B30B" w14:textId="77777777" w:rsidR="00BC69BF" w:rsidRDefault="00BC69BF" w:rsidP="00BC69BF">
      <w:pPr>
        <w:pStyle w:val="PSDS-CorpodeTexto"/>
        <w:ind w:left="624"/>
        <w:jc w:val="both"/>
        <w:rPr>
          <w:b/>
          <w:bCs/>
        </w:rPr>
      </w:pPr>
      <w:r>
        <w:rPr>
          <w:b/>
          <w:bCs/>
        </w:rPr>
        <w:t xml:space="preserve">A3.  </w:t>
      </w:r>
      <w:r w:rsidR="009740D8">
        <w:rPr>
          <w:b/>
          <w:bCs/>
        </w:rPr>
        <w:t xml:space="preserve">Pagamento com cupom </w:t>
      </w:r>
    </w:p>
    <w:p w14:paraId="17BB9D8B" w14:textId="77777777" w:rsidR="009740D8" w:rsidRDefault="009740D8" w:rsidP="009740D8">
      <w:pPr>
        <w:pStyle w:val="PSDS-CorpodeTexto"/>
        <w:ind w:left="1092"/>
        <w:jc w:val="both"/>
        <w:rPr>
          <w:rFonts w:cs="Arial"/>
        </w:rPr>
      </w:pPr>
      <w:r>
        <w:rPr>
          <w:rFonts w:cs="Arial"/>
        </w:rPr>
        <w:t xml:space="preserve">Este passo é executado a partir do passo </w:t>
      </w:r>
      <w:r>
        <w:rPr>
          <w:b/>
          <w:bCs/>
        </w:rPr>
        <w:t xml:space="preserve">P2.5. </w:t>
      </w:r>
      <w:r>
        <w:rPr>
          <w:rFonts w:cs="Arial"/>
        </w:rPr>
        <w:t>quando escolhida a opção ‘c’.</w:t>
      </w:r>
    </w:p>
    <w:p w14:paraId="13978A3B" w14:textId="77777777" w:rsidR="00BC69BF" w:rsidRDefault="00BC69BF" w:rsidP="00F65825">
      <w:pPr>
        <w:pStyle w:val="PSDS-CorpodeTexto"/>
        <w:ind w:left="1092"/>
        <w:jc w:val="both"/>
        <w:rPr>
          <w:rFonts w:cs="Arial"/>
        </w:rPr>
      </w:pPr>
      <w:r>
        <w:rPr>
          <w:rFonts w:cs="Arial"/>
        </w:rPr>
        <w:t>.</w:t>
      </w:r>
    </w:p>
    <w:p w14:paraId="379EBDC5" w14:textId="77777777" w:rsidR="00BC69BF" w:rsidRDefault="00BC69BF" w:rsidP="00BC69BF">
      <w:pPr>
        <w:pStyle w:val="PSDS-CorpodeTexto"/>
        <w:ind w:left="1092"/>
        <w:jc w:val="both"/>
      </w:pPr>
      <w:r>
        <w:rPr>
          <w:b/>
        </w:rPr>
        <w:t>A3.1.</w:t>
      </w:r>
      <w:r w:rsidR="009740D8">
        <w:t xml:space="preserve"> </w:t>
      </w:r>
      <w:r w:rsidR="009740D8" w:rsidRPr="00E07AA2">
        <w:rPr>
          <w:rFonts w:cs="Arial"/>
        </w:rPr>
        <w:t>O sistema</w:t>
      </w:r>
      <w:r w:rsidR="009740D8">
        <w:rPr>
          <w:rFonts w:cs="Arial"/>
        </w:rPr>
        <w:t xml:space="preserve"> habilita um campo de inserção do código o cupom, onde o usuário irá </w:t>
      </w:r>
      <w:r w:rsidR="00F65825">
        <w:rPr>
          <w:rFonts w:cs="Arial"/>
        </w:rPr>
        <w:t>digitá-lo</w:t>
      </w:r>
      <w:r>
        <w:t xml:space="preserve">.  </w:t>
      </w:r>
    </w:p>
    <w:p w14:paraId="5FE2FB37" w14:textId="77777777" w:rsidR="00BC69BF" w:rsidRDefault="00BC69BF" w:rsidP="00BC69BF">
      <w:pPr>
        <w:pStyle w:val="PSDS-CorpodeTexto"/>
        <w:ind w:left="1092"/>
        <w:jc w:val="both"/>
      </w:pPr>
    </w:p>
    <w:p w14:paraId="21CC6637" w14:textId="77777777" w:rsidR="00BC69BF" w:rsidRDefault="00BC69BF" w:rsidP="00BC69BF">
      <w:pPr>
        <w:pStyle w:val="PSDS-CorpodeTexto"/>
        <w:ind w:left="1092"/>
        <w:jc w:val="both"/>
      </w:pPr>
      <w:r>
        <w:rPr>
          <w:b/>
        </w:rPr>
        <w:t xml:space="preserve">A3.2. </w:t>
      </w:r>
      <w:r w:rsidR="00F65825" w:rsidRPr="00F65825">
        <w:rPr>
          <w:bCs/>
        </w:rPr>
        <w:t>O sistema irá subtrair o valor do cupom do valor d</w:t>
      </w:r>
      <w:r w:rsidR="00F65825">
        <w:rPr>
          <w:bCs/>
        </w:rPr>
        <w:t>o subtotal do pedido</w:t>
      </w:r>
      <w:r>
        <w:t>.</w:t>
      </w:r>
    </w:p>
    <w:p w14:paraId="397A21C6" w14:textId="77777777" w:rsidR="00F65825" w:rsidRDefault="00F65825" w:rsidP="00BC69BF">
      <w:pPr>
        <w:pStyle w:val="PSDS-CorpodeTexto"/>
        <w:ind w:left="1092"/>
        <w:jc w:val="both"/>
      </w:pPr>
    </w:p>
    <w:p w14:paraId="1D6E81F2" w14:textId="77777777" w:rsidR="00F65825" w:rsidRDefault="00F65825" w:rsidP="00BC69BF">
      <w:pPr>
        <w:pStyle w:val="PSDS-CorpodeTexto"/>
        <w:ind w:left="1092"/>
        <w:jc w:val="both"/>
      </w:pPr>
      <w:r>
        <w:t xml:space="preserve">Caso o valor do cupom seja superior ao valor do pedido, será gerado um cupom de troco para o usuário com o valor da diferença. </w:t>
      </w:r>
    </w:p>
    <w:p w14:paraId="337BF2A9" w14:textId="77777777" w:rsidR="00BC69BF" w:rsidRDefault="00BC69BF" w:rsidP="00F65825">
      <w:pPr>
        <w:pStyle w:val="PSDS-CorpodeTexto"/>
        <w:jc w:val="both"/>
      </w:pPr>
    </w:p>
    <w:p w14:paraId="35191DC1" w14:textId="77777777" w:rsidR="00BC69BF" w:rsidRDefault="00BC69BF" w:rsidP="00F65825">
      <w:pPr>
        <w:pStyle w:val="PSDS-CorpodeTexto"/>
        <w:ind w:left="1092"/>
        <w:jc w:val="both"/>
      </w:pPr>
      <w:r>
        <w:rPr>
          <w:b/>
        </w:rPr>
        <w:t>A3.3.</w:t>
      </w:r>
      <w:r w:rsidR="00F65825">
        <w:rPr>
          <w:b/>
        </w:rPr>
        <w:t xml:space="preserve"> </w:t>
      </w:r>
      <w:r w:rsidR="00F65825">
        <w:rPr>
          <w:bCs/>
        </w:rPr>
        <w:t>Volta a P2.6.</w:t>
      </w:r>
    </w:p>
    <w:p w14:paraId="1F973F38" w14:textId="77777777" w:rsidR="00BC69BF" w:rsidRDefault="00BC69BF" w:rsidP="00BC69BF">
      <w:pPr>
        <w:pStyle w:val="PSDS-CorpodeTexto"/>
        <w:ind w:left="1092"/>
        <w:jc w:val="both"/>
        <w:rPr>
          <w:b/>
          <w:color w:val="0000FF"/>
        </w:rPr>
      </w:pPr>
    </w:p>
    <w:p w14:paraId="0861137A" w14:textId="77777777" w:rsidR="00BC69BF" w:rsidRPr="00F65825" w:rsidRDefault="00BC69BF" w:rsidP="00BC69BF">
      <w:pPr>
        <w:pStyle w:val="PSDS-CorpodeTexto"/>
        <w:ind w:left="624"/>
        <w:jc w:val="both"/>
        <w:rPr>
          <w:b/>
          <w:bCs/>
        </w:rPr>
      </w:pPr>
      <w:r>
        <w:rPr>
          <w:b/>
          <w:bCs/>
        </w:rPr>
        <w:t xml:space="preserve">A4.  </w:t>
      </w:r>
      <w:r w:rsidR="00F65825">
        <w:rPr>
          <w:b/>
          <w:bCs/>
        </w:rPr>
        <w:t>Adicionar Cartão</w:t>
      </w:r>
    </w:p>
    <w:p w14:paraId="0F34D16A" w14:textId="77777777" w:rsidR="00BC69BF" w:rsidRDefault="00BC69BF" w:rsidP="00BC69BF">
      <w:pPr>
        <w:pStyle w:val="PSDS-CorpodeTexto"/>
        <w:spacing w:before="120"/>
        <w:ind w:left="1089" w:hanging="6"/>
        <w:jc w:val="both"/>
        <w:rPr>
          <w:rFonts w:cs="Arial"/>
        </w:rPr>
      </w:pPr>
      <w:r>
        <w:rPr>
          <w:rFonts w:cs="Arial"/>
        </w:rPr>
        <w:t xml:space="preserve">Este passo é executado a partir do passo </w:t>
      </w:r>
      <w:r w:rsidR="00F65825">
        <w:rPr>
          <w:b/>
          <w:bCs/>
        </w:rPr>
        <w:t xml:space="preserve">P2.6. </w:t>
      </w:r>
      <w:r>
        <w:rPr>
          <w:rFonts w:cs="Arial"/>
        </w:rPr>
        <w:t>quando escolhida a opção ‘</w:t>
      </w:r>
      <w:r w:rsidR="00F65825">
        <w:rPr>
          <w:rFonts w:cs="Arial"/>
        </w:rPr>
        <w:t>b</w:t>
      </w:r>
      <w:r>
        <w:rPr>
          <w:rFonts w:cs="Arial"/>
        </w:rPr>
        <w:t>’.</w:t>
      </w:r>
    </w:p>
    <w:p w14:paraId="78529BC8" w14:textId="77777777" w:rsidR="00BC69BF" w:rsidRDefault="00BC69BF" w:rsidP="00BC69BF">
      <w:pPr>
        <w:pStyle w:val="PSDS-CorpodeTexto"/>
        <w:spacing w:before="120"/>
        <w:ind w:left="1089" w:hanging="6"/>
        <w:jc w:val="both"/>
      </w:pPr>
      <w:r>
        <w:rPr>
          <w:b/>
        </w:rPr>
        <w:t>A4.1.</w:t>
      </w:r>
      <w:r w:rsidR="00F65825">
        <w:t xml:space="preserve"> O sistema exibe um formulário onde o usuário poderá adicionar um novo cartão no ato da compra</w:t>
      </w:r>
      <w:r>
        <w:t>.</w:t>
      </w:r>
    </w:p>
    <w:p w14:paraId="142F446A" w14:textId="77777777" w:rsidR="00BC69BF" w:rsidRDefault="00BC69BF" w:rsidP="00BC69BF">
      <w:pPr>
        <w:pStyle w:val="PSDS-CorpodeTexto"/>
        <w:spacing w:before="120"/>
        <w:ind w:left="1089" w:hanging="6"/>
        <w:jc w:val="both"/>
      </w:pPr>
      <w:r>
        <w:rPr>
          <w:b/>
        </w:rPr>
        <w:t xml:space="preserve">A4.2. </w:t>
      </w:r>
      <w:r w:rsidR="00F65825">
        <w:rPr>
          <w:bCs/>
        </w:rPr>
        <w:t>O usuário deverá preencher os seguintes campos a fim de adicionar um novo cartão</w:t>
      </w:r>
      <w:r w:rsidR="00F65825" w:rsidRPr="005D7B8B">
        <w:rPr>
          <w:bCs/>
        </w:rPr>
        <w:t>:</w:t>
      </w:r>
      <w:r w:rsidR="00F65825">
        <w:rPr>
          <w:bCs/>
        </w:rPr>
        <w:t xml:space="preserve"> Nome impresso no cartão, Número do cartão,</w:t>
      </w:r>
      <w:r w:rsidR="00C86842">
        <w:rPr>
          <w:bCs/>
        </w:rPr>
        <w:t xml:space="preserve"> Bandeira e Código de segurança</w:t>
      </w:r>
      <w:r>
        <w:t>.</w:t>
      </w:r>
    </w:p>
    <w:p w14:paraId="74605A9D" w14:textId="77777777" w:rsidR="00901122" w:rsidRPr="00901122" w:rsidRDefault="00BC69BF" w:rsidP="00901122">
      <w:pPr>
        <w:pStyle w:val="PSDS-CorpodeTexto"/>
        <w:spacing w:before="120"/>
        <w:ind w:left="377" w:firstLine="708"/>
        <w:jc w:val="both"/>
        <w:rPr>
          <w:bCs/>
        </w:rPr>
      </w:pPr>
      <w:r>
        <w:rPr>
          <w:b/>
        </w:rPr>
        <w:t>A4.4.</w:t>
      </w:r>
      <w:r>
        <w:t xml:space="preserve"> </w:t>
      </w:r>
      <w:r w:rsidR="00901122" w:rsidRPr="00901122">
        <w:rPr>
          <w:bCs/>
        </w:rPr>
        <w:t>O sistema verifica se todas as informações obrigatórias foram preenchidas.</w:t>
      </w:r>
    </w:p>
    <w:p w14:paraId="2F813D82" w14:textId="77777777" w:rsidR="00C86842" w:rsidRDefault="00901122" w:rsidP="00901122">
      <w:pPr>
        <w:pStyle w:val="PSDS-CorpodeTexto"/>
        <w:spacing w:before="120"/>
        <w:ind w:left="377" w:firstLine="708"/>
        <w:jc w:val="both"/>
        <w:rPr>
          <w:bCs/>
        </w:rPr>
      </w:pPr>
      <w:r w:rsidRPr="00901122">
        <w:rPr>
          <w:bCs/>
        </w:rPr>
        <w:t xml:space="preserve">Caso o procedimento de verificação retorne que não houve nenhum erro, </w:t>
      </w:r>
      <w:r>
        <w:rPr>
          <w:bCs/>
        </w:rPr>
        <w:t xml:space="preserve">Volta a </w:t>
      </w:r>
      <w:r w:rsidRPr="00C86842">
        <w:t>P2.4.</w:t>
      </w:r>
      <w:r w:rsidRPr="00901122">
        <w:rPr>
          <w:bCs/>
        </w:rPr>
        <w:t xml:space="preserve"> (E0</w:t>
      </w:r>
      <w:r>
        <w:rPr>
          <w:bCs/>
        </w:rPr>
        <w:t>3</w:t>
      </w:r>
      <w:r w:rsidRPr="00901122">
        <w:rPr>
          <w:bCs/>
        </w:rPr>
        <w:t>)</w:t>
      </w:r>
    </w:p>
    <w:p w14:paraId="7C8C41C4" w14:textId="77777777" w:rsidR="00C86842" w:rsidRDefault="00C86842" w:rsidP="004E561A">
      <w:pPr>
        <w:pStyle w:val="PSDS-CorpodeTexto"/>
        <w:spacing w:before="60"/>
        <w:jc w:val="both"/>
        <w:rPr>
          <w:b/>
          <w:bCs/>
        </w:rPr>
      </w:pPr>
    </w:p>
    <w:p w14:paraId="2BC3ED1F" w14:textId="77777777" w:rsidR="00C86842" w:rsidRDefault="00C86842" w:rsidP="00BC69BF">
      <w:pPr>
        <w:pStyle w:val="PSDS-CorpodeTexto"/>
        <w:spacing w:before="60"/>
        <w:ind w:left="1089" w:hanging="6"/>
        <w:jc w:val="both"/>
      </w:pPr>
    </w:p>
    <w:p w14:paraId="166C8DEA" w14:textId="77777777" w:rsidR="00E94195" w:rsidRPr="00E0555C" w:rsidRDefault="00BC69BF" w:rsidP="00E0555C">
      <w:pPr>
        <w:pStyle w:val="PSDS-MarcadoresNivel1"/>
        <w:jc w:val="both"/>
      </w:pPr>
      <w:bookmarkStart w:id="333" w:name="_Toc261616416"/>
      <w:r>
        <w:lastRenderedPageBreak/>
        <w:t>Fluxos de Exceção</w:t>
      </w:r>
      <w:bookmarkEnd w:id="333"/>
      <w:r>
        <w:t xml:space="preserve"> </w:t>
      </w:r>
    </w:p>
    <w:p w14:paraId="5D8D00B4" w14:textId="77777777" w:rsidR="00BC69BF" w:rsidRDefault="00BC69BF" w:rsidP="00BC69BF">
      <w:pPr>
        <w:pStyle w:val="PSDS-CorpodeTexto"/>
        <w:ind w:left="624"/>
        <w:jc w:val="both"/>
      </w:pPr>
    </w:p>
    <w:p w14:paraId="0560EA29" w14:textId="77777777" w:rsidR="00BC69BF" w:rsidRDefault="00BC69BF" w:rsidP="00BC69BF">
      <w:pPr>
        <w:pStyle w:val="PSDS-CorpodeTexto"/>
        <w:ind w:left="624"/>
        <w:jc w:val="both"/>
        <w:rPr>
          <w:b/>
          <w:bCs/>
        </w:rPr>
      </w:pPr>
      <w:r>
        <w:rPr>
          <w:b/>
          <w:bCs/>
        </w:rPr>
        <w:t xml:space="preserve">E1. </w:t>
      </w:r>
      <w:r w:rsidR="00E0555C">
        <w:rPr>
          <w:b/>
          <w:bCs/>
        </w:rPr>
        <w:t>Carrinho vazio</w:t>
      </w:r>
    </w:p>
    <w:p w14:paraId="7203E887" w14:textId="77777777" w:rsidR="00BC69BF" w:rsidRDefault="00BC69BF" w:rsidP="00BC69BF">
      <w:pPr>
        <w:pStyle w:val="PSDS-CorpodeTexto"/>
        <w:spacing w:before="60"/>
        <w:ind w:left="1168"/>
        <w:jc w:val="both"/>
        <w:rPr>
          <w:rFonts w:cs="Arial"/>
        </w:rPr>
      </w:pPr>
      <w:r>
        <w:rPr>
          <w:rFonts w:cs="Arial"/>
        </w:rPr>
        <w:t xml:space="preserve">Caso retorne que </w:t>
      </w:r>
      <w:r w:rsidR="00E0555C">
        <w:rPr>
          <w:rFonts w:cs="Arial"/>
        </w:rPr>
        <w:t>o carrinho está vazio</w:t>
      </w:r>
      <w:r>
        <w:rPr>
          <w:rFonts w:cs="Arial"/>
        </w:rPr>
        <w:t xml:space="preserve">, o sistema exibe </w:t>
      </w:r>
      <w:r w:rsidR="00E0555C">
        <w:rPr>
          <w:rFonts w:cs="Arial"/>
        </w:rPr>
        <w:t xml:space="preserve">uma mensagem de erro informando que </w:t>
      </w:r>
      <w:r w:rsidR="00901122">
        <w:rPr>
          <w:rFonts w:cs="Arial"/>
        </w:rPr>
        <w:t>deve haver</w:t>
      </w:r>
      <w:r w:rsidR="00E0555C">
        <w:rPr>
          <w:rFonts w:cs="Arial"/>
        </w:rPr>
        <w:t xml:space="preserve"> itens no carrinho para finalizar a compra </w:t>
      </w:r>
      <w:r>
        <w:rPr>
          <w:rFonts w:cs="Arial"/>
        </w:rPr>
        <w:t xml:space="preserve">e vai para </w:t>
      </w:r>
      <w:r w:rsidR="00E0555C">
        <w:rPr>
          <w:b/>
          <w:bCs/>
        </w:rPr>
        <w:t>P1.3.</w:t>
      </w:r>
    </w:p>
    <w:p w14:paraId="1AFC87BE" w14:textId="77777777" w:rsidR="00E0555C" w:rsidRDefault="00E0555C" w:rsidP="00BC69BF">
      <w:pPr>
        <w:pStyle w:val="PSDS-CorpodeTexto"/>
        <w:spacing w:before="60"/>
        <w:ind w:left="1168"/>
        <w:jc w:val="both"/>
        <w:rPr>
          <w:rFonts w:cs="Arial"/>
        </w:rPr>
      </w:pPr>
    </w:p>
    <w:p w14:paraId="64F051DF" w14:textId="77777777" w:rsidR="00E0555C" w:rsidRDefault="00E0555C" w:rsidP="00E0555C">
      <w:pPr>
        <w:pStyle w:val="PSDS-CorpodeTexto"/>
        <w:ind w:left="624"/>
        <w:jc w:val="both"/>
        <w:rPr>
          <w:b/>
          <w:bCs/>
        </w:rPr>
      </w:pPr>
      <w:r>
        <w:rPr>
          <w:b/>
          <w:bCs/>
        </w:rPr>
        <w:t>E2. Dados Obrigatórios não Preenchidos</w:t>
      </w:r>
      <w:r w:rsidR="00901122">
        <w:rPr>
          <w:b/>
          <w:bCs/>
        </w:rPr>
        <w:t xml:space="preserve"> Endereço</w:t>
      </w:r>
    </w:p>
    <w:p w14:paraId="7281CDA5" w14:textId="77777777" w:rsidR="00E0555C" w:rsidRDefault="00E0555C" w:rsidP="00901122">
      <w:pPr>
        <w:pStyle w:val="PSDS-CorpodeTexto"/>
        <w:spacing w:before="60"/>
        <w:ind w:left="1168"/>
        <w:jc w:val="both"/>
        <w:rPr>
          <w:rFonts w:cs="Arial"/>
        </w:rPr>
      </w:pPr>
      <w:r>
        <w:rPr>
          <w:rFonts w:cs="Arial"/>
        </w:rPr>
        <w:t xml:space="preserve">Caso retorne que houve erro, o sistema exibe os erros e vai para </w:t>
      </w:r>
      <w:r w:rsidR="00901122">
        <w:rPr>
          <w:b/>
          <w:bCs/>
        </w:rPr>
        <w:t>A1.1.</w:t>
      </w:r>
      <w:r>
        <w:rPr>
          <w:rFonts w:cs="Arial"/>
        </w:rPr>
        <w:t xml:space="preserve">, habilitando os campos pertinentes com os dados digitados descritos em </w:t>
      </w:r>
      <w:r w:rsidR="00901122">
        <w:rPr>
          <w:b/>
          <w:bCs/>
        </w:rPr>
        <w:t>A1.2.</w:t>
      </w:r>
    </w:p>
    <w:p w14:paraId="78BB39E2" w14:textId="77777777" w:rsidR="00BC69BF" w:rsidRDefault="00901122" w:rsidP="00901122">
      <w:pPr>
        <w:pStyle w:val="PSDS-CorpodeTexto"/>
        <w:jc w:val="both"/>
        <w:rPr>
          <w:rFonts w:cs="Arial"/>
        </w:rPr>
      </w:pPr>
      <w:r>
        <w:rPr>
          <w:rFonts w:cs="Arial"/>
        </w:rPr>
        <w:tab/>
      </w:r>
    </w:p>
    <w:p w14:paraId="41A8988D" w14:textId="77777777" w:rsidR="00901122" w:rsidRDefault="00901122" w:rsidP="00901122">
      <w:pPr>
        <w:pStyle w:val="PSDS-CorpodeTexto"/>
        <w:ind w:left="624"/>
        <w:jc w:val="both"/>
        <w:rPr>
          <w:b/>
          <w:bCs/>
        </w:rPr>
      </w:pPr>
      <w:r>
        <w:rPr>
          <w:b/>
          <w:bCs/>
        </w:rPr>
        <w:t>E3. Dados Obrigatórios não Preenchidos Cartão</w:t>
      </w:r>
    </w:p>
    <w:p w14:paraId="7BF12007" w14:textId="77777777" w:rsidR="00E0555C" w:rsidRPr="00901122" w:rsidRDefault="00901122" w:rsidP="00901122">
      <w:pPr>
        <w:pStyle w:val="PSDS-CorpodeTexto"/>
        <w:spacing w:before="60"/>
        <w:ind w:left="1168"/>
        <w:jc w:val="both"/>
        <w:rPr>
          <w:rFonts w:cs="Arial"/>
        </w:rPr>
      </w:pPr>
      <w:r>
        <w:rPr>
          <w:rFonts w:cs="Arial"/>
        </w:rPr>
        <w:t xml:space="preserve">Caso retorne que houve erro, o sistema exibe os erros e vai para </w:t>
      </w:r>
      <w:r>
        <w:rPr>
          <w:b/>
        </w:rPr>
        <w:t>A4.1.</w:t>
      </w:r>
      <w:r>
        <w:rPr>
          <w:rFonts w:cs="Arial"/>
        </w:rPr>
        <w:t xml:space="preserve">, habilitando os campos pertinentes com os dados digitados descritos em </w:t>
      </w:r>
      <w:r>
        <w:rPr>
          <w:b/>
        </w:rPr>
        <w:t>A4.2.</w:t>
      </w:r>
    </w:p>
    <w:p w14:paraId="6C669F55" w14:textId="77777777" w:rsidR="00BC69BF" w:rsidRDefault="00BC69BF" w:rsidP="00BC69BF">
      <w:pPr>
        <w:pStyle w:val="PSDS-CorpodeTexto"/>
        <w:ind w:left="984"/>
        <w:jc w:val="both"/>
        <w:rPr>
          <w:b/>
          <w:bCs/>
        </w:rPr>
      </w:pPr>
    </w:p>
    <w:p w14:paraId="37FB6435" w14:textId="77777777" w:rsidR="00BC69BF" w:rsidRDefault="00BC69BF" w:rsidP="00BC69BF">
      <w:pPr>
        <w:pStyle w:val="PSDS-CorpodeTexto"/>
        <w:ind w:left="984"/>
        <w:jc w:val="both"/>
        <w:rPr>
          <w:b/>
          <w:bCs/>
        </w:rPr>
      </w:pPr>
    </w:p>
    <w:p w14:paraId="1AD80279" w14:textId="23EE09A1" w:rsidR="00BC69BF" w:rsidRPr="00F85FE2" w:rsidRDefault="00BC69BF" w:rsidP="00B2566A">
      <w:pPr>
        <w:pStyle w:val="PSDS-MarcadoresNivel1"/>
        <w:jc w:val="both"/>
      </w:pPr>
      <w:bookmarkStart w:id="334" w:name="_Toc261616418"/>
      <w:r w:rsidRPr="00C55479">
        <w:t>Protótipo</w:t>
      </w:r>
      <w:r>
        <w:t>s de Tela</w:t>
      </w:r>
      <w:bookmarkEnd w:id="334"/>
    </w:p>
    <w:p w14:paraId="6BE3ADC7" w14:textId="77777777" w:rsidR="00BC69BF" w:rsidRPr="00C55479" w:rsidRDefault="00BC69BF" w:rsidP="00BC69BF">
      <w:pPr>
        <w:pStyle w:val="PSDS-MarcadoresNivel2"/>
        <w:numPr>
          <w:ilvl w:val="0"/>
          <w:numId w:val="0"/>
        </w:numPr>
        <w:ind w:left="360"/>
      </w:pPr>
    </w:p>
    <w:p w14:paraId="188E929F" w14:textId="163F006C" w:rsidR="00BC69BF" w:rsidRDefault="00BC69BF" w:rsidP="00BC69BF">
      <w:pPr>
        <w:pStyle w:val="PSDS-MarcadoresNivel2"/>
        <w:rPr>
          <w:rStyle w:val="nfase"/>
          <w:i w:val="0"/>
          <w:iCs w:val="0"/>
        </w:rPr>
      </w:pPr>
      <w:bookmarkStart w:id="335" w:name="_Toc261616419"/>
      <w:r w:rsidRPr="00C55479">
        <w:rPr>
          <w:rStyle w:val="nfase"/>
          <w:i w:val="0"/>
          <w:iCs w:val="0"/>
        </w:rPr>
        <w:t>Protótipo</w:t>
      </w:r>
      <w:r>
        <w:rPr>
          <w:rStyle w:val="nfase"/>
          <w:i w:val="0"/>
          <w:iCs w:val="0"/>
        </w:rPr>
        <w:t xml:space="preserve"> da Tela de </w:t>
      </w:r>
      <w:bookmarkEnd w:id="335"/>
      <w:r w:rsidR="0025695E">
        <w:rPr>
          <w:rStyle w:val="nfase"/>
          <w:i w:val="0"/>
          <w:iCs w:val="0"/>
        </w:rPr>
        <w:t>Catálogo</w:t>
      </w:r>
    </w:p>
    <w:p w14:paraId="309BA3D2" w14:textId="77777777" w:rsidR="00BC69BF" w:rsidRDefault="00BC69BF" w:rsidP="00BC69BF">
      <w:pPr>
        <w:pStyle w:val="PSDS-MarcadoresNivel2"/>
        <w:numPr>
          <w:ilvl w:val="0"/>
          <w:numId w:val="0"/>
        </w:numPr>
        <w:ind w:left="360"/>
        <w:rPr>
          <w:rStyle w:val="nfase"/>
          <w:i w:val="0"/>
          <w:iCs w:val="0"/>
        </w:rPr>
      </w:pPr>
      <w:bookmarkStart w:id="336" w:name="_Toc261616420"/>
      <w:bookmarkEnd w:id="336"/>
    </w:p>
    <w:p w14:paraId="65707DFD" w14:textId="77777777" w:rsidR="00DC288D" w:rsidRDefault="00DC288D" w:rsidP="00BC69BF">
      <w:pPr>
        <w:pStyle w:val="PSDS-MarcadoresNivel2"/>
        <w:numPr>
          <w:ilvl w:val="0"/>
          <w:numId w:val="0"/>
        </w:numPr>
        <w:ind w:left="792"/>
        <w:jc w:val="center"/>
        <w:rPr>
          <w:noProof/>
        </w:rPr>
      </w:pPr>
    </w:p>
    <w:p w14:paraId="5DE882C2" w14:textId="78AA3104" w:rsidR="00BC69BF" w:rsidRDefault="005C08E6" w:rsidP="0090149E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  <w:r>
        <w:rPr>
          <w:noProof/>
        </w:rPr>
        <w:drawing>
          <wp:inline distT="0" distB="0" distL="0" distR="0" wp14:anchorId="34276A2E" wp14:editId="66AD57EA">
            <wp:extent cx="6071870" cy="3362828"/>
            <wp:effectExtent l="0" t="0" r="508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4366" cy="3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33A7" w14:textId="77777777" w:rsidR="00BC69BF" w:rsidRPr="009D0AFD" w:rsidRDefault="00BC69BF" w:rsidP="00BC69BF">
      <w:pPr>
        <w:pStyle w:val="PSDS-MarcadoresNivel2"/>
        <w:numPr>
          <w:ilvl w:val="0"/>
          <w:numId w:val="0"/>
        </w:numPr>
        <w:ind w:left="792"/>
        <w:jc w:val="center"/>
        <w:rPr>
          <w:rStyle w:val="nfase"/>
          <w:i w:val="0"/>
          <w:iCs w:val="0"/>
        </w:rPr>
      </w:pPr>
    </w:p>
    <w:p w14:paraId="50B61002" w14:textId="6FBA0426" w:rsidR="00BC69BF" w:rsidRDefault="00BC69BF" w:rsidP="00BC6371">
      <w:pPr>
        <w:autoSpaceDE w:val="0"/>
        <w:autoSpaceDN w:val="0"/>
        <w:adjustRightInd w:val="0"/>
        <w:ind w:left="708"/>
      </w:pPr>
      <w:r>
        <w:t xml:space="preserve">Através da tela de </w:t>
      </w:r>
      <w:r w:rsidR="00190742">
        <w:t xml:space="preserve">catálogo </w:t>
      </w:r>
      <w:r>
        <w:t xml:space="preserve">é possível verificar </w:t>
      </w:r>
      <w:r w:rsidR="00BC6371">
        <w:t xml:space="preserve">os produtos disponíveis em estoque e selecionar </w:t>
      </w:r>
      <w:r w:rsidR="000B75B4" w:rsidRPr="000B75B4">
        <w:rPr>
          <w:u w:val="single"/>
        </w:rPr>
        <w:t>a</w:t>
      </w:r>
      <w:r w:rsidR="00BC6371" w:rsidRPr="000B75B4">
        <w:rPr>
          <w:u w:val="single"/>
        </w:rPr>
        <w:t>s</w:t>
      </w:r>
      <w:r w:rsidR="00BC6371">
        <w:t xml:space="preserve"> </w:t>
      </w:r>
      <w:r w:rsidR="008B6826">
        <w:t>cartas</w:t>
      </w:r>
      <w:r w:rsidR="00BC6371">
        <w:t xml:space="preserve"> desejados. </w:t>
      </w:r>
    </w:p>
    <w:p w14:paraId="73910746" w14:textId="0C13A88F" w:rsidR="00BC69BF" w:rsidRDefault="00BC69BF" w:rsidP="00BC69BF">
      <w:pPr>
        <w:pStyle w:val="PSDS-MarcadoresNivel2"/>
        <w:numPr>
          <w:ilvl w:val="0"/>
          <w:numId w:val="0"/>
        </w:numPr>
        <w:ind w:left="360"/>
        <w:rPr>
          <w:rStyle w:val="nfase"/>
          <w:i w:val="0"/>
          <w:iCs w:val="0"/>
        </w:rPr>
      </w:pPr>
    </w:p>
    <w:p w14:paraId="69363E67" w14:textId="10E7EB82" w:rsidR="00B2566A" w:rsidRDefault="00B2566A" w:rsidP="00BC69BF">
      <w:pPr>
        <w:pStyle w:val="PSDS-MarcadoresNivel2"/>
        <w:numPr>
          <w:ilvl w:val="0"/>
          <w:numId w:val="0"/>
        </w:numPr>
        <w:ind w:left="360"/>
        <w:rPr>
          <w:rStyle w:val="nfase"/>
          <w:i w:val="0"/>
          <w:iCs w:val="0"/>
        </w:rPr>
      </w:pPr>
    </w:p>
    <w:p w14:paraId="2C428B02" w14:textId="0FDB88B9" w:rsidR="00B2566A" w:rsidRDefault="00B2566A" w:rsidP="00BC69BF">
      <w:pPr>
        <w:pStyle w:val="PSDS-MarcadoresNivel2"/>
        <w:numPr>
          <w:ilvl w:val="0"/>
          <w:numId w:val="0"/>
        </w:numPr>
        <w:ind w:left="360"/>
        <w:rPr>
          <w:rStyle w:val="nfase"/>
          <w:i w:val="0"/>
          <w:iCs w:val="0"/>
        </w:rPr>
      </w:pPr>
    </w:p>
    <w:p w14:paraId="7418CF23" w14:textId="76CF58D0" w:rsidR="00B2566A" w:rsidRDefault="00B2566A" w:rsidP="00BC69BF">
      <w:pPr>
        <w:pStyle w:val="PSDS-MarcadoresNivel2"/>
        <w:numPr>
          <w:ilvl w:val="0"/>
          <w:numId w:val="0"/>
        </w:numPr>
        <w:ind w:left="360"/>
        <w:rPr>
          <w:rStyle w:val="nfase"/>
          <w:i w:val="0"/>
          <w:iCs w:val="0"/>
        </w:rPr>
      </w:pPr>
    </w:p>
    <w:p w14:paraId="0B8F215F" w14:textId="0CFFEC17" w:rsidR="00B2566A" w:rsidRDefault="00B2566A" w:rsidP="00BC69BF">
      <w:pPr>
        <w:pStyle w:val="PSDS-MarcadoresNivel2"/>
        <w:numPr>
          <w:ilvl w:val="0"/>
          <w:numId w:val="0"/>
        </w:numPr>
        <w:ind w:left="360"/>
        <w:rPr>
          <w:rStyle w:val="nfase"/>
          <w:i w:val="0"/>
          <w:iCs w:val="0"/>
        </w:rPr>
      </w:pPr>
    </w:p>
    <w:p w14:paraId="5110F922" w14:textId="77777777" w:rsidR="00B2566A" w:rsidRDefault="00B2566A" w:rsidP="00BC69BF">
      <w:pPr>
        <w:pStyle w:val="PSDS-MarcadoresNivel2"/>
        <w:numPr>
          <w:ilvl w:val="0"/>
          <w:numId w:val="0"/>
        </w:numPr>
        <w:ind w:left="360"/>
        <w:rPr>
          <w:rStyle w:val="nfase"/>
          <w:i w:val="0"/>
          <w:iCs w:val="0"/>
        </w:rPr>
      </w:pPr>
    </w:p>
    <w:p w14:paraId="1DD0ED83" w14:textId="021AFEE4" w:rsidR="00BC69BF" w:rsidRDefault="00B2566A" w:rsidP="00B2566A">
      <w:pPr>
        <w:pStyle w:val="PSDS-MarcadoresNivel2"/>
        <w:numPr>
          <w:ilvl w:val="0"/>
          <w:numId w:val="0"/>
        </w:numPr>
        <w:tabs>
          <w:tab w:val="left" w:pos="3060"/>
        </w:tabs>
        <w:ind w:left="360"/>
        <w:rPr>
          <w:rStyle w:val="nfase"/>
          <w:i w:val="0"/>
          <w:iCs w:val="0"/>
        </w:rPr>
      </w:pPr>
      <w:r>
        <w:rPr>
          <w:rStyle w:val="nfase"/>
          <w:i w:val="0"/>
          <w:iCs w:val="0"/>
        </w:rPr>
        <w:lastRenderedPageBreak/>
        <w:tab/>
      </w:r>
    </w:p>
    <w:p w14:paraId="60B1201B" w14:textId="7D0ACE10" w:rsidR="00B2566A" w:rsidRDefault="00B2566A" w:rsidP="00B2566A">
      <w:pPr>
        <w:pStyle w:val="PSDS-MarcadoresNivel2"/>
        <w:numPr>
          <w:ilvl w:val="0"/>
          <w:numId w:val="0"/>
        </w:numPr>
        <w:tabs>
          <w:tab w:val="left" w:pos="3060"/>
        </w:tabs>
        <w:ind w:left="360"/>
        <w:rPr>
          <w:rStyle w:val="nfase"/>
          <w:i w:val="0"/>
          <w:iCs w:val="0"/>
        </w:rPr>
      </w:pPr>
    </w:p>
    <w:p w14:paraId="22903426" w14:textId="762C8C48" w:rsidR="00B2566A" w:rsidRDefault="00B2566A" w:rsidP="00B2566A">
      <w:pPr>
        <w:pStyle w:val="PSDS-MarcadoresNivel2"/>
        <w:numPr>
          <w:ilvl w:val="0"/>
          <w:numId w:val="0"/>
        </w:numPr>
        <w:tabs>
          <w:tab w:val="left" w:pos="3060"/>
        </w:tabs>
        <w:ind w:left="360"/>
        <w:rPr>
          <w:rStyle w:val="nfase"/>
          <w:i w:val="0"/>
          <w:iCs w:val="0"/>
        </w:rPr>
      </w:pPr>
    </w:p>
    <w:p w14:paraId="260E98E0" w14:textId="77777777" w:rsidR="009D4724" w:rsidRDefault="009D4724" w:rsidP="00B2566A">
      <w:pPr>
        <w:pStyle w:val="PSDS-MarcadoresNivel2"/>
        <w:numPr>
          <w:ilvl w:val="0"/>
          <w:numId w:val="0"/>
        </w:numPr>
        <w:tabs>
          <w:tab w:val="left" w:pos="3060"/>
        </w:tabs>
        <w:ind w:left="360"/>
        <w:rPr>
          <w:rStyle w:val="nfase"/>
          <w:i w:val="0"/>
          <w:iCs w:val="0"/>
        </w:rPr>
      </w:pPr>
    </w:p>
    <w:p w14:paraId="73346F69" w14:textId="563EF7D3" w:rsidR="00BC69BF" w:rsidRDefault="00BC69BF" w:rsidP="00BC69BF">
      <w:pPr>
        <w:pStyle w:val="PSDS-MarcadoresNivel2"/>
        <w:rPr>
          <w:rStyle w:val="nfase"/>
          <w:i w:val="0"/>
          <w:iCs w:val="0"/>
        </w:rPr>
      </w:pPr>
      <w:bookmarkStart w:id="337" w:name="_Toc261616421"/>
      <w:r w:rsidRPr="00C55479">
        <w:rPr>
          <w:rStyle w:val="nfase"/>
          <w:i w:val="0"/>
          <w:iCs w:val="0"/>
        </w:rPr>
        <w:t>Protótipo</w:t>
      </w:r>
      <w:r>
        <w:rPr>
          <w:rStyle w:val="nfase"/>
          <w:i w:val="0"/>
          <w:iCs w:val="0"/>
        </w:rPr>
        <w:t xml:space="preserve"> da Tela de </w:t>
      </w:r>
      <w:bookmarkEnd w:id="337"/>
      <w:r w:rsidR="00B2566A">
        <w:rPr>
          <w:rStyle w:val="nfase"/>
          <w:i w:val="0"/>
          <w:iCs w:val="0"/>
        </w:rPr>
        <w:t>Produto</w:t>
      </w:r>
    </w:p>
    <w:p w14:paraId="48B63AC2" w14:textId="77777777" w:rsidR="00B2566A" w:rsidRDefault="00B2566A" w:rsidP="00B2566A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</w:p>
    <w:p w14:paraId="1EF48367" w14:textId="1735ACA4" w:rsidR="00B2566A" w:rsidRDefault="005C08E6" w:rsidP="00B2566A">
      <w:pPr>
        <w:pStyle w:val="PSDS-MarcadoresNivel2"/>
        <w:numPr>
          <w:ilvl w:val="0"/>
          <w:numId w:val="0"/>
        </w:numPr>
        <w:ind w:left="792"/>
        <w:rPr>
          <w:noProof/>
        </w:rPr>
      </w:pPr>
      <w:r>
        <w:rPr>
          <w:noProof/>
        </w:rPr>
        <w:drawing>
          <wp:inline distT="0" distB="0" distL="0" distR="0" wp14:anchorId="5C0C6522" wp14:editId="3AA34041">
            <wp:extent cx="6152083" cy="2691560"/>
            <wp:effectExtent l="0" t="0" r="127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409" cy="271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5462" w14:textId="297C3C82" w:rsidR="009D4724" w:rsidRDefault="009D4724" w:rsidP="00BC6371">
      <w:pPr>
        <w:autoSpaceDE w:val="0"/>
        <w:autoSpaceDN w:val="0"/>
        <w:adjustRightInd w:val="0"/>
        <w:ind w:left="708"/>
      </w:pPr>
      <w:r>
        <w:t xml:space="preserve">Através da tela de produto é possível verificar </w:t>
      </w:r>
      <w:r w:rsidR="00BC6371">
        <w:t>os dados d</w:t>
      </w:r>
      <w:r w:rsidR="00DA70D0">
        <w:t xml:space="preserve">a carta </w:t>
      </w:r>
      <w:r w:rsidR="00BC6371">
        <w:t xml:space="preserve">e selecionar o item para compra, adicionando-o ao carrinho. </w:t>
      </w:r>
    </w:p>
    <w:p w14:paraId="694B82A8" w14:textId="77777777" w:rsidR="009D4724" w:rsidRDefault="009D4724" w:rsidP="00B2566A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</w:p>
    <w:p w14:paraId="0579C417" w14:textId="1C3F1AFA" w:rsidR="00B2566A" w:rsidRDefault="00B2566A" w:rsidP="00B2566A">
      <w:pPr>
        <w:pStyle w:val="PSDS-MarcadoresNivel2"/>
        <w:rPr>
          <w:rStyle w:val="nfase"/>
          <w:i w:val="0"/>
          <w:iCs w:val="0"/>
        </w:rPr>
      </w:pPr>
      <w:r w:rsidRPr="00C55479">
        <w:rPr>
          <w:rStyle w:val="nfase"/>
          <w:i w:val="0"/>
          <w:iCs w:val="0"/>
        </w:rPr>
        <w:t>Protótipo</w:t>
      </w:r>
      <w:r>
        <w:rPr>
          <w:rStyle w:val="nfase"/>
          <w:i w:val="0"/>
          <w:iCs w:val="0"/>
        </w:rPr>
        <w:t xml:space="preserve"> da Tela de Carrinho</w:t>
      </w:r>
    </w:p>
    <w:p w14:paraId="3BFAAD88" w14:textId="77777777" w:rsidR="00B2566A" w:rsidRDefault="00B2566A" w:rsidP="00B2566A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</w:p>
    <w:p w14:paraId="02A9B850" w14:textId="4E2759B4" w:rsidR="00B2566A" w:rsidRDefault="00F62A03" w:rsidP="00B2566A">
      <w:pPr>
        <w:pStyle w:val="PSDS-MarcadoresNivel2"/>
        <w:numPr>
          <w:ilvl w:val="0"/>
          <w:numId w:val="0"/>
        </w:numPr>
        <w:ind w:left="792"/>
        <w:rPr>
          <w:noProof/>
        </w:rPr>
      </w:pPr>
      <w:r>
        <w:rPr>
          <w:noProof/>
        </w:rPr>
        <w:drawing>
          <wp:inline distT="0" distB="0" distL="0" distR="0" wp14:anchorId="43E26FC0" wp14:editId="2C56FDE0">
            <wp:extent cx="6151880" cy="3357624"/>
            <wp:effectExtent l="0" t="0" r="127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00" cy="337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E4D5" w14:textId="26AC2895" w:rsidR="00190742" w:rsidRDefault="009D4724" w:rsidP="00DB4C09">
      <w:pPr>
        <w:autoSpaceDE w:val="0"/>
        <w:autoSpaceDN w:val="0"/>
        <w:adjustRightInd w:val="0"/>
        <w:ind w:left="708"/>
        <w:rPr>
          <w:rStyle w:val="nfase"/>
          <w:i w:val="0"/>
          <w:iCs w:val="0"/>
        </w:rPr>
      </w:pPr>
      <w:r>
        <w:t xml:space="preserve">Através da tela de carrinho é possível verificar </w:t>
      </w:r>
      <w:r w:rsidR="00BC6371">
        <w:t xml:space="preserve">os itens que irão compor o pedido, bem como a quantidade de cada item, o valor dos itens e o subtotal do pedido. </w:t>
      </w:r>
    </w:p>
    <w:p w14:paraId="166FFF05" w14:textId="021C9BA9" w:rsidR="00190742" w:rsidRDefault="00190742" w:rsidP="00190742">
      <w:pPr>
        <w:pStyle w:val="PSDS-MarcadoresNivel2"/>
        <w:rPr>
          <w:rStyle w:val="nfase"/>
          <w:i w:val="0"/>
          <w:iCs w:val="0"/>
        </w:rPr>
      </w:pPr>
      <w:r w:rsidRPr="00C55479">
        <w:rPr>
          <w:rStyle w:val="nfase"/>
          <w:i w:val="0"/>
          <w:iCs w:val="0"/>
        </w:rPr>
        <w:lastRenderedPageBreak/>
        <w:t>Protótipo</w:t>
      </w:r>
      <w:r>
        <w:rPr>
          <w:rStyle w:val="nfase"/>
          <w:i w:val="0"/>
          <w:iCs w:val="0"/>
        </w:rPr>
        <w:t xml:space="preserve"> da Tela de Entrega</w:t>
      </w:r>
    </w:p>
    <w:p w14:paraId="1E8C5FC3" w14:textId="77777777" w:rsidR="00190742" w:rsidRDefault="00190742" w:rsidP="00190742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</w:p>
    <w:p w14:paraId="1E1D7FBD" w14:textId="6EC82E98" w:rsidR="00190742" w:rsidRDefault="00FF3468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  <w:r>
        <w:rPr>
          <w:noProof/>
        </w:rPr>
        <w:drawing>
          <wp:inline distT="0" distB="0" distL="0" distR="0" wp14:anchorId="4845626C" wp14:editId="65C8C309">
            <wp:extent cx="5961761" cy="2304415"/>
            <wp:effectExtent l="0" t="0" r="127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254" cy="231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9EE8" w14:textId="77777777" w:rsidR="00BC6371" w:rsidRDefault="00BC6371" w:rsidP="009D4724">
      <w:pPr>
        <w:autoSpaceDE w:val="0"/>
        <w:autoSpaceDN w:val="0"/>
        <w:adjustRightInd w:val="0"/>
        <w:ind w:firstLine="708"/>
      </w:pPr>
    </w:p>
    <w:p w14:paraId="59F3D0F1" w14:textId="77777777" w:rsidR="00BC6371" w:rsidRDefault="009D4724" w:rsidP="00BC6371">
      <w:pPr>
        <w:autoSpaceDE w:val="0"/>
        <w:autoSpaceDN w:val="0"/>
        <w:adjustRightInd w:val="0"/>
        <w:ind w:left="708"/>
      </w:pPr>
      <w:r>
        <w:t xml:space="preserve">Através da tela de entrega é possível verificar </w:t>
      </w:r>
      <w:r w:rsidR="00BC6371">
        <w:t xml:space="preserve">os endereços os quais você poderá receber o a sua entrega, além da quantidade de dias para a entrega e o seu valor. </w:t>
      </w:r>
    </w:p>
    <w:p w14:paraId="33D531D1" w14:textId="0BBCD129" w:rsidR="00190742" w:rsidRDefault="00BC6371" w:rsidP="00FF3468">
      <w:pPr>
        <w:autoSpaceDE w:val="0"/>
        <w:autoSpaceDN w:val="0"/>
        <w:adjustRightInd w:val="0"/>
        <w:ind w:left="708"/>
      </w:pPr>
      <w:r>
        <w:t>Também é possível adicionar um novo endereço.</w:t>
      </w:r>
    </w:p>
    <w:p w14:paraId="2C8D66E1" w14:textId="77777777" w:rsidR="00190742" w:rsidRDefault="00190742" w:rsidP="00190742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</w:p>
    <w:p w14:paraId="115B34A1" w14:textId="1CF6E90B" w:rsidR="00B2566A" w:rsidRDefault="00190742" w:rsidP="00BC69BF">
      <w:pPr>
        <w:pStyle w:val="PSDS-MarcadoresNivel2"/>
        <w:rPr>
          <w:rStyle w:val="nfase"/>
          <w:i w:val="0"/>
          <w:iCs w:val="0"/>
        </w:rPr>
      </w:pPr>
      <w:r>
        <w:rPr>
          <w:rStyle w:val="nfase"/>
          <w:i w:val="0"/>
          <w:iCs w:val="0"/>
        </w:rPr>
        <w:t xml:space="preserve">Protótipo da Tela de Pagamento </w:t>
      </w:r>
    </w:p>
    <w:p w14:paraId="47570BCF" w14:textId="77777777" w:rsidR="00190742" w:rsidRDefault="00190742" w:rsidP="00190742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</w:p>
    <w:p w14:paraId="5D628863" w14:textId="67ADC311" w:rsidR="00190742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  <w:r>
        <w:rPr>
          <w:noProof/>
        </w:rPr>
        <w:drawing>
          <wp:inline distT="0" distB="0" distL="0" distR="0" wp14:anchorId="2A7C69B6" wp14:editId="72880827">
            <wp:extent cx="6005653" cy="253111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160" cy="254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499B" w14:textId="77777777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2B9979C3" w14:textId="568B6759" w:rsidR="009D4724" w:rsidRDefault="009D4724" w:rsidP="00BC6371">
      <w:pPr>
        <w:autoSpaceDE w:val="0"/>
        <w:autoSpaceDN w:val="0"/>
        <w:adjustRightInd w:val="0"/>
        <w:ind w:left="708"/>
      </w:pPr>
      <w:r>
        <w:t xml:space="preserve">Através da tela de pagamento é possível verificar </w:t>
      </w:r>
      <w:r w:rsidR="00BC6371">
        <w:t xml:space="preserve">quais cartões você tem disponíveis para realizar o pagamento, assim como selecionar formas de pagamento diferentes e adicionar cartões. </w:t>
      </w:r>
    </w:p>
    <w:p w14:paraId="24C16DAE" w14:textId="68117E65" w:rsidR="009D4724" w:rsidRDefault="009D4724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022AE6A6" w14:textId="42DF2EBE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071110F6" w14:textId="34C460FE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6CC9CFE1" w14:textId="1538E240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424C804D" w14:textId="0BE2D5A7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182B2CAE" w14:textId="4B5DCDDA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68AEF856" w14:textId="77777777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3D52C143" w14:textId="77777777" w:rsidR="00190742" w:rsidRDefault="00190742" w:rsidP="007B6293">
      <w:pPr>
        <w:pStyle w:val="PSDS-MarcadoresNivel2"/>
        <w:numPr>
          <w:ilvl w:val="0"/>
          <w:numId w:val="0"/>
        </w:numPr>
        <w:rPr>
          <w:rStyle w:val="nfase"/>
          <w:i w:val="0"/>
          <w:iCs w:val="0"/>
        </w:rPr>
      </w:pPr>
    </w:p>
    <w:p w14:paraId="14ECBC4F" w14:textId="19BB3550" w:rsidR="00190742" w:rsidRDefault="00190742" w:rsidP="00AA2A02">
      <w:pPr>
        <w:pStyle w:val="PSDS-MarcadoresNivel2"/>
      </w:pPr>
      <w:r>
        <w:lastRenderedPageBreak/>
        <w:t xml:space="preserve">Protótipo da Tela de Revisão </w:t>
      </w:r>
    </w:p>
    <w:p w14:paraId="5D6968C9" w14:textId="77777777" w:rsidR="00AA2A02" w:rsidRDefault="00AA2A02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53DAD4B9" w14:textId="53D99657" w:rsidR="00190742" w:rsidRDefault="00AA2A02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  <w:r>
        <w:rPr>
          <w:noProof/>
        </w:rPr>
        <w:drawing>
          <wp:inline distT="0" distB="0" distL="0" distR="0" wp14:anchorId="3B829362" wp14:editId="3614B7BD">
            <wp:extent cx="6122822" cy="3350192"/>
            <wp:effectExtent l="0" t="0" r="0" b="317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3"/>
                    <a:stretch/>
                  </pic:blipFill>
                  <pic:spPr bwMode="auto">
                    <a:xfrm>
                      <a:off x="0" y="0"/>
                      <a:ext cx="6131615" cy="335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63740" w14:textId="77777777" w:rsidR="00662DFE" w:rsidRDefault="00662DFE" w:rsidP="00190742">
      <w:pPr>
        <w:pStyle w:val="PSDS-MarcadoresNivel2"/>
        <w:numPr>
          <w:ilvl w:val="0"/>
          <w:numId w:val="0"/>
        </w:numPr>
        <w:ind w:left="792"/>
        <w:rPr>
          <w:noProof/>
        </w:rPr>
      </w:pPr>
    </w:p>
    <w:p w14:paraId="60B1E8B7" w14:textId="6AD26A5D" w:rsidR="009D4724" w:rsidRDefault="009D4724" w:rsidP="00BC6371">
      <w:pPr>
        <w:autoSpaceDE w:val="0"/>
        <w:autoSpaceDN w:val="0"/>
        <w:adjustRightInd w:val="0"/>
        <w:ind w:left="708"/>
      </w:pPr>
      <w:r>
        <w:t>Através da tela de revisão é possível verificar</w:t>
      </w:r>
      <w:r w:rsidR="00BC6371">
        <w:t xml:space="preserve"> endereço, forma de pagamento, entrega e um resumo do pedido, com os itens, seus valores, suas quantidades e subtotal do pedido. </w:t>
      </w:r>
    </w:p>
    <w:p w14:paraId="329D8988" w14:textId="77777777" w:rsidR="009D4724" w:rsidRDefault="009D4724" w:rsidP="00190742">
      <w:pPr>
        <w:pStyle w:val="PSDS-MarcadoresNivel2"/>
        <w:numPr>
          <w:ilvl w:val="0"/>
          <w:numId w:val="0"/>
        </w:numPr>
        <w:ind w:left="792"/>
      </w:pPr>
    </w:p>
    <w:p w14:paraId="67E45697" w14:textId="77777777" w:rsidR="00190742" w:rsidRDefault="00190742" w:rsidP="00190742">
      <w:pPr>
        <w:pStyle w:val="PargrafodaLista"/>
        <w:rPr>
          <w:noProof/>
        </w:rPr>
      </w:pPr>
    </w:p>
    <w:p w14:paraId="6F209CC8" w14:textId="31962B7F" w:rsidR="00190742" w:rsidRDefault="00190742" w:rsidP="00BC69BF">
      <w:pPr>
        <w:pStyle w:val="PSDS-MarcadoresNivel2"/>
        <w:rPr>
          <w:rStyle w:val="nfase"/>
          <w:i w:val="0"/>
          <w:iCs w:val="0"/>
        </w:rPr>
      </w:pPr>
      <w:r>
        <w:rPr>
          <w:rStyle w:val="nfase"/>
          <w:i w:val="0"/>
          <w:iCs w:val="0"/>
        </w:rPr>
        <w:t>Protótipo da Tela de Pedidos</w:t>
      </w:r>
    </w:p>
    <w:p w14:paraId="690F718A" w14:textId="77777777" w:rsidR="00190742" w:rsidRDefault="00190742" w:rsidP="00190742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</w:p>
    <w:p w14:paraId="3193511A" w14:textId="4D413D87" w:rsidR="00190742" w:rsidRDefault="00E7313F" w:rsidP="00190742">
      <w:pPr>
        <w:pStyle w:val="PSDS-MarcadoresNivel2"/>
        <w:numPr>
          <w:ilvl w:val="0"/>
          <w:numId w:val="0"/>
        </w:numPr>
        <w:ind w:left="792"/>
        <w:rPr>
          <w:rStyle w:val="nfase"/>
          <w:i w:val="0"/>
          <w:iCs w:val="0"/>
        </w:rPr>
      </w:pPr>
      <w:r>
        <w:rPr>
          <w:noProof/>
        </w:rPr>
        <w:drawing>
          <wp:inline distT="0" distB="0" distL="0" distR="0" wp14:anchorId="05BE9164" wp14:editId="09D1756D">
            <wp:extent cx="6122670" cy="3349625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2"/>
                    <a:stretch/>
                  </pic:blipFill>
                  <pic:spPr bwMode="auto">
                    <a:xfrm>
                      <a:off x="0" y="0"/>
                      <a:ext cx="6137282" cy="335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0780D" w14:textId="381AF507" w:rsidR="009D4724" w:rsidRDefault="009D4724" w:rsidP="00923C75">
      <w:r>
        <w:lastRenderedPageBreak/>
        <w:t xml:space="preserve">Através da tela de pedidos é possível verificar </w:t>
      </w:r>
      <w:r w:rsidR="00BC6371">
        <w:t xml:space="preserve">os seus pedidos realizados, com </w:t>
      </w:r>
      <w:r w:rsidR="00D96806">
        <w:t>número</w:t>
      </w:r>
      <w:r w:rsidR="00BC6371">
        <w:t xml:space="preserve"> do pedido, </w:t>
      </w:r>
      <w:r w:rsidR="00AB559E">
        <w:t xml:space="preserve">endereço de entrega, </w:t>
      </w:r>
      <w:r w:rsidR="001851A9">
        <w:t xml:space="preserve">data estimada de entrega, </w:t>
      </w:r>
      <w:r w:rsidR="00346600">
        <w:t xml:space="preserve">cartão de </w:t>
      </w:r>
      <w:proofErr w:type="gramStart"/>
      <w:r w:rsidR="00346600">
        <w:t>credito</w:t>
      </w:r>
      <w:proofErr w:type="gramEnd"/>
      <w:r w:rsidR="00346600">
        <w:t xml:space="preserve"> utilizado na compra, </w:t>
      </w:r>
      <w:r w:rsidR="00BC6371">
        <w:t xml:space="preserve">valor e status. </w:t>
      </w:r>
    </w:p>
    <w:p w14:paraId="158B1D7C" w14:textId="77777777" w:rsidR="00901122" w:rsidRPr="00A17277" w:rsidRDefault="00901122" w:rsidP="009D4724">
      <w:pPr>
        <w:pStyle w:val="PSDS-MarcadoresNivel2"/>
        <w:numPr>
          <w:ilvl w:val="0"/>
          <w:numId w:val="0"/>
        </w:numPr>
      </w:pPr>
      <w:bookmarkStart w:id="338" w:name="_Toc261616422"/>
    </w:p>
    <w:p w14:paraId="14F6CB62" w14:textId="77777777" w:rsidR="00BC69BF" w:rsidRPr="003C5B7C" w:rsidRDefault="00BC69BF" w:rsidP="009D4724">
      <w:pPr>
        <w:pStyle w:val="PSDS-MarcadoresNivel1"/>
      </w:pPr>
      <w:r>
        <w:t>Pós-condições</w:t>
      </w:r>
      <w:bookmarkEnd w:id="338"/>
      <w:r>
        <w:t xml:space="preserve"> </w:t>
      </w:r>
    </w:p>
    <w:p w14:paraId="5AE51DF4" w14:textId="77777777" w:rsidR="00BC69BF" w:rsidRPr="001718E2" w:rsidRDefault="00BC69BF" w:rsidP="00BC69BF">
      <w:pPr>
        <w:pStyle w:val="PSDS-MarcadoresNivel2"/>
        <w:numPr>
          <w:ilvl w:val="0"/>
          <w:numId w:val="0"/>
        </w:numPr>
        <w:ind w:left="1056"/>
        <w:rPr>
          <w:b w:val="0"/>
          <w:bCs/>
          <w:sz w:val="18"/>
          <w:szCs w:val="18"/>
          <w:highlight w:val="lightGray"/>
        </w:rPr>
      </w:pPr>
    </w:p>
    <w:p w14:paraId="22BB120D" w14:textId="77777777" w:rsidR="00BC69BF" w:rsidRDefault="003C5B7C" w:rsidP="00BC69BF">
      <w:pPr>
        <w:pStyle w:val="PSDS-MarcadoresNivel2"/>
        <w:tabs>
          <w:tab w:val="clear" w:pos="792"/>
          <w:tab w:val="num" w:pos="360"/>
        </w:tabs>
        <w:ind w:left="540" w:hanging="180"/>
        <w:rPr>
          <w:bCs/>
        </w:rPr>
      </w:pPr>
      <w:r>
        <w:t>Compra realizada com sucesso</w:t>
      </w:r>
    </w:p>
    <w:p w14:paraId="7DB05296" w14:textId="77777777" w:rsidR="00BC69BF" w:rsidRDefault="003C5B7C" w:rsidP="00BC69BF">
      <w:pPr>
        <w:pStyle w:val="PSDS-CorpodeTexto"/>
        <w:spacing w:before="120"/>
        <w:ind w:left="624"/>
        <w:jc w:val="both"/>
      </w:pPr>
      <w:r>
        <w:t xml:space="preserve">O pedido será registrado e será encaminhado para entrega. </w:t>
      </w:r>
    </w:p>
    <w:p w14:paraId="705D4AD6" w14:textId="77777777" w:rsidR="003C5B7C" w:rsidRPr="001718E2" w:rsidRDefault="003C5B7C" w:rsidP="003C5B7C">
      <w:pPr>
        <w:pStyle w:val="PSDS-MarcadoresNivel2"/>
        <w:numPr>
          <w:ilvl w:val="0"/>
          <w:numId w:val="0"/>
        </w:numPr>
        <w:ind w:left="1056"/>
        <w:rPr>
          <w:b w:val="0"/>
          <w:bCs/>
          <w:sz w:val="18"/>
          <w:szCs w:val="18"/>
          <w:highlight w:val="lightGray"/>
        </w:rPr>
      </w:pPr>
    </w:p>
    <w:p w14:paraId="460CE7CE" w14:textId="77777777" w:rsidR="003C5B7C" w:rsidRDefault="003C5B7C" w:rsidP="003C5B7C">
      <w:pPr>
        <w:pStyle w:val="PSDS-MarcadoresNivel2"/>
        <w:tabs>
          <w:tab w:val="clear" w:pos="792"/>
          <w:tab w:val="num" w:pos="360"/>
        </w:tabs>
        <w:ind w:left="540" w:hanging="180"/>
        <w:rPr>
          <w:bCs/>
        </w:rPr>
      </w:pPr>
      <w:r>
        <w:t>Forma de pagamento recusada</w:t>
      </w:r>
    </w:p>
    <w:p w14:paraId="7825B19C" w14:textId="77777777" w:rsidR="003C5B7C" w:rsidRDefault="003C5B7C" w:rsidP="003C5B7C">
      <w:pPr>
        <w:pStyle w:val="PSDS-CorpodeTexto"/>
        <w:spacing w:before="120"/>
        <w:ind w:left="624"/>
        <w:jc w:val="both"/>
      </w:pPr>
      <w:r>
        <w:t xml:space="preserve">O pedido não será encaminhado para entrega. </w:t>
      </w:r>
    </w:p>
    <w:p w14:paraId="591B9D77" w14:textId="77777777" w:rsidR="003C5B7C" w:rsidRDefault="003C5B7C" w:rsidP="00BC69BF">
      <w:pPr>
        <w:pStyle w:val="PSDS-CorpodeTexto"/>
        <w:spacing w:before="120"/>
        <w:ind w:left="624"/>
        <w:jc w:val="both"/>
      </w:pPr>
    </w:p>
    <w:p w14:paraId="1374B85F" w14:textId="77777777" w:rsidR="00BC69BF" w:rsidRDefault="00BC69BF" w:rsidP="00BC69BF">
      <w:pPr>
        <w:pStyle w:val="PSDS-CorpodeTexto"/>
        <w:ind w:left="624"/>
        <w:jc w:val="both"/>
      </w:pPr>
    </w:p>
    <w:p w14:paraId="7FD1DBB1" w14:textId="5FB14BBB" w:rsidR="00BC69BF" w:rsidRDefault="00BC69BF" w:rsidP="00BC69BF">
      <w:pPr>
        <w:pStyle w:val="PSDS-MarcadoresNivel1"/>
        <w:jc w:val="both"/>
      </w:pPr>
      <w:bookmarkStart w:id="339" w:name="_Toc261616424"/>
      <w:r>
        <w:t>Requisitos Não-Funcionais</w:t>
      </w:r>
      <w:bookmarkEnd w:id="339"/>
      <w:r>
        <w:t xml:space="preserve"> </w:t>
      </w:r>
    </w:p>
    <w:p w14:paraId="2FB328AA" w14:textId="77777777" w:rsidR="009D4724" w:rsidRPr="009D4724" w:rsidRDefault="009D4724" w:rsidP="009D4724">
      <w:pPr>
        <w:pStyle w:val="PSDS-MarcadoresNivel2"/>
        <w:numPr>
          <w:ilvl w:val="0"/>
          <w:numId w:val="0"/>
        </w:numPr>
        <w:ind w:left="792"/>
      </w:pPr>
    </w:p>
    <w:tbl>
      <w:tblPr>
        <w:tblW w:w="0" w:type="auto"/>
        <w:tblInd w:w="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9"/>
      </w:tblGrid>
      <w:tr w:rsidR="001718E2" w:rsidRPr="001718E2" w14:paraId="560E954C" w14:textId="77777777" w:rsidTr="001718E2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hideMark/>
          </w:tcPr>
          <w:p w14:paraId="0D1ABE98" w14:textId="77777777" w:rsidR="009D4724" w:rsidRPr="001718E2" w:rsidRDefault="009D4724" w:rsidP="001718E2">
            <w:pPr>
              <w:jc w:val="center"/>
              <w:rPr>
                <w:rFonts w:ascii="Calibri" w:eastAsia="Calibri" w:hAnsi="Calibri" w:cs="Calibri"/>
                <w:b/>
                <w:bCs/>
                <w:lang w:eastAsia="en-US"/>
              </w:rPr>
            </w:pPr>
            <w:r w:rsidRPr="001718E2">
              <w:rPr>
                <w:rFonts w:ascii="Calibri" w:eastAsia="Calibri" w:hAnsi="Calibri" w:cs="Calibri"/>
                <w:b/>
                <w:bCs/>
              </w:rPr>
              <w:t>Requisito</w:t>
            </w:r>
          </w:p>
        </w:tc>
      </w:tr>
      <w:tr w:rsidR="001718E2" w:rsidRPr="001718E2" w14:paraId="75FA587D" w14:textId="77777777" w:rsidTr="001718E2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827AC6" w14:textId="77777777" w:rsidR="009D4724" w:rsidRPr="001718E2" w:rsidRDefault="009D4724">
            <w:pPr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 w:rsidRPr="001718E2"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RNF0042</w:t>
            </w:r>
          </w:p>
          <w:p w14:paraId="10ACC291" w14:textId="77777777" w:rsidR="009D4724" w:rsidRPr="001718E2" w:rsidRDefault="009D4724">
            <w:pPr>
              <w:rPr>
                <w:rFonts w:ascii="Calibri" w:eastAsia="Calibri" w:hAnsi="Calibri" w:cs="Times New Roman"/>
              </w:rPr>
            </w:pPr>
            <w:r w:rsidRPr="001718E2">
              <w:rPr>
                <w:rFonts w:ascii="Calibri" w:eastAsia="Calibri" w:hAnsi="Calibri" w:cs="Calibri"/>
                <w:sz w:val="20"/>
                <w:szCs w:val="20"/>
              </w:rPr>
              <w:t>Apresentar itens retirados do</w:t>
            </w:r>
          </w:p>
          <w:p w14:paraId="4EB0F6D6" w14:textId="77777777" w:rsidR="009D4724" w:rsidRDefault="009D4724">
            <w:r w:rsidRPr="001718E2">
              <w:rPr>
                <w:rFonts w:ascii="Calibri" w:eastAsia="Calibri" w:hAnsi="Calibri" w:cs="Calibri"/>
                <w:sz w:val="20"/>
                <w:szCs w:val="20"/>
              </w:rPr>
              <w:t>carrinho</w:t>
            </w:r>
          </w:p>
        </w:tc>
      </w:tr>
    </w:tbl>
    <w:p w14:paraId="034A24D7" w14:textId="77777777" w:rsidR="00BC69BF" w:rsidRDefault="00BC69BF" w:rsidP="003C5B7C">
      <w:pPr>
        <w:pStyle w:val="PSDS-CorpodeTexto"/>
        <w:jc w:val="both"/>
      </w:pPr>
    </w:p>
    <w:p w14:paraId="4E7410BD" w14:textId="77777777" w:rsidR="00BC69BF" w:rsidRDefault="00BC69BF" w:rsidP="00BC69BF">
      <w:pPr>
        <w:pStyle w:val="PSDS-CorpodeTexto"/>
        <w:ind w:left="624"/>
        <w:jc w:val="both"/>
      </w:pPr>
    </w:p>
    <w:p w14:paraId="55B30B30" w14:textId="77777777" w:rsidR="00BC69BF" w:rsidRPr="003C5B7C" w:rsidRDefault="00BC69BF" w:rsidP="003C5B7C">
      <w:pPr>
        <w:pStyle w:val="PSDS-MarcadoresNivel1"/>
        <w:jc w:val="both"/>
      </w:pPr>
      <w:bookmarkStart w:id="340" w:name="_Toc261616427"/>
      <w:r>
        <w:t>Observações</w:t>
      </w:r>
      <w:bookmarkEnd w:id="340"/>
      <w:r>
        <w:t xml:space="preserve"> </w:t>
      </w:r>
    </w:p>
    <w:p w14:paraId="50C109D4" w14:textId="77777777" w:rsidR="00BC69BF" w:rsidRPr="00F85FE2" w:rsidRDefault="00BC69BF" w:rsidP="00BC69BF">
      <w:pPr>
        <w:pStyle w:val="PSDS-MarcadoresNivel2"/>
        <w:numPr>
          <w:ilvl w:val="0"/>
          <w:numId w:val="0"/>
        </w:numPr>
        <w:ind w:left="360"/>
      </w:pPr>
    </w:p>
    <w:p w14:paraId="18A2D83E" w14:textId="77777777" w:rsidR="00BC69BF" w:rsidRPr="00A6265D" w:rsidRDefault="00BC69BF" w:rsidP="00BC69BF">
      <w:pPr>
        <w:pStyle w:val="PSDS-MarcadoresNivel2"/>
        <w:rPr>
          <w:sz w:val="20"/>
        </w:rPr>
      </w:pPr>
      <w:bookmarkStart w:id="341" w:name="_Toc261616428"/>
      <w:r w:rsidRPr="00A6265D">
        <w:rPr>
          <w:sz w:val="20"/>
        </w:rPr>
        <w:t>Prioridade de desenvolvimento</w:t>
      </w:r>
      <w:bookmarkEnd w:id="341"/>
      <w:r w:rsidRPr="00A6265D">
        <w:rPr>
          <w:sz w:val="20"/>
        </w:rPr>
        <w:t xml:space="preserve"> </w:t>
      </w:r>
    </w:p>
    <w:p w14:paraId="3A4E8E47" w14:textId="77777777" w:rsidR="00BC69BF" w:rsidRDefault="00BC69BF" w:rsidP="00BC69BF">
      <w:pPr>
        <w:pStyle w:val="PSDS-CorpodeTexto"/>
        <w:numPr>
          <w:ilvl w:val="0"/>
          <w:numId w:val="40"/>
        </w:numPr>
        <w:jc w:val="both"/>
      </w:pPr>
      <w:r>
        <w:t>Alta</w:t>
      </w:r>
    </w:p>
    <w:p w14:paraId="72B505C4" w14:textId="77777777" w:rsidR="00BC69BF" w:rsidRDefault="00BC69BF" w:rsidP="00BC69BF">
      <w:pPr>
        <w:pStyle w:val="PSDS-CorpodeTexto"/>
        <w:ind w:left="1776"/>
        <w:jc w:val="both"/>
      </w:pPr>
    </w:p>
    <w:p w14:paraId="25AB3773" w14:textId="77777777" w:rsidR="00BC69BF" w:rsidRDefault="00BC69BF" w:rsidP="00BC69BF">
      <w:pPr>
        <w:pStyle w:val="PSDS-MarcadoresNivel1"/>
        <w:jc w:val="both"/>
      </w:pPr>
      <w:bookmarkStart w:id="342" w:name="_Toc261616429"/>
      <w:r>
        <w:t>Referências</w:t>
      </w:r>
      <w:bookmarkEnd w:id="342"/>
      <w:r>
        <w:t xml:space="preserve"> </w:t>
      </w:r>
    </w:p>
    <w:p w14:paraId="347B0B5F" w14:textId="77777777" w:rsidR="00BC69BF" w:rsidRPr="001718E2" w:rsidRDefault="00BC69BF" w:rsidP="00BC69BF">
      <w:pPr>
        <w:pStyle w:val="PSDS-MarcadoresNivel2"/>
        <w:numPr>
          <w:ilvl w:val="0"/>
          <w:numId w:val="0"/>
        </w:numPr>
        <w:ind w:left="792" w:hanging="432"/>
        <w:rPr>
          <w:b w:val="0"/>
          <w:bCs/>
          <w:sz w:val="18"/>
          <w:szCs w:val="18"/>
          <w:highlight w:val="lightGray"/>
        </w:rPr>
      </w:pPr>
    </w:p>
    <w:p w14:paraId="75E93504" w14:textId="4D5BDC4E" w:rsidR="007B6293" w:rsidRPr="00535434" w:rsidRDefault="007B6293" w:rsidP="007B6293">
      <w:pPr>
        <w:pStyle w:val="PSDS-MarcadoresNivel2"/>
        <w:numPr>
          <w:ilvl w:val="0"/>
          <w:numId w:val="0"/>
        </w:numPr>
        <w:ind w:left="792" w:hanging="432"/>
        <w:rPr>
          <w:b w:val="0"/>
          <w:bCs/>
          <w:sz w:val="18"/>
          <w:szCs w:val="18"/>
        </w:rPr>
      </w:pPr>
      <w:r w:rsidRPr="00535434">
        <w:rPr>
          <w:b w:val="0"/>
          <w:bCs/>
          <w:sz w:val="18"/>
          <w:szCs w:val="18"/>
        </w:rPr>
        <w:t xml:space="preserve">Documento de visão de projeto – </w:t>
      </w:r>
      <w:r w:rsidR="0083134C">
        <w:rPr>
          <w:b w:val="0"/>
          <w:bCs/>
          <w:sz w:val="18"/>
          <w:szCs w:val="18"/>
        </w:rPr>
        <w:t>Realm of Cards</w:t>
      </w:r>
    </w:p>
    <w:p w14:paraId="09C04242" w14:textId="0E6A3DBB" w:rsidR="007B6293" w:rsidRPr="00535434" w:rsidRDefault="007B6293" w:rsidP="007B6293">
      <w:pPr>
        <w:pStyle w:val="PSDS-MarcadoresNivel2"/>
        <w:numPr>
          <w:ilvl w:val="0"/>
          <w:numId w:val="0"/>
        </w:numPr>
        <w:ind w:left="792" w:hanging="432"/>
        <w:rPr>
          <w:b w:val="0"/>
          <w:bCs/>
          <w:sz w:val="18"/>
          <w:szCs w:val="18"/>
        </w:rPr>
      </w:pPr>
      <w:r w:rsidRPr="00535434">
        <w:rPr>
          <w:b w:val="0"/>
          <w:bCs/>
          <w:sz w:val="18"/>
          <w:szCs w:val="18"/>
        </w:rPr>
        <w:t xml:space="preserve">Documento de Requisitos – </w:t>
      </w:r>
      <w:r w:rsidR="00366817">
        <w:rPr>
          <w:b w:val="0"/>
          <w:bCs/>
          <w:sz w:val="18"/>
          <w:szCs w:val="18"/>
        </w:rPr>
        <w:t>Realm of Cards</w:t>
      </w:r>
    </w:p>
    <w:p w14:paraId="3B8D19B4" w14:textId="32FB64B3" w:rsidR="007B6293" w:rsidRPr="00535434" w:rsidRDefault="007B6293" w:rsidP="007B6293">
      <w:pPr>
        <w:pStyle w:val="PSDS-MarcadoresNivel2"/>
        <w:numPr>
          <w:ilvl w:val="0"/>
          <w:numId w:val="0"/>
        </w:numPr>
        <w:ind w:left="792" w:hanging="432"/>
        <w:rPr>
          <w:b w:val="0"/>
          <w:bCs/>
          <w:sz w:val="18"/>
          <w:szCs w:val="18"/>
        </w:rPr>
      </w:pPr>
      <w:r w:rsidRPr="00535434">
        <w:rPr>
          <w:b w:val="0"/>
          <w:bCs/>
          <w:sz w:val="18"/>
          <w:szCs w:val="18"/>
        </w:rPr>
        <w:t xml:space="preserve">Documento de Arquitetura de Software – </w:t>
      </w:r>
      <w:r w:rsidR="00CC088F">
        <w:rPr>
          <w:b w:val="0"/>
          <w:bCs/>
          <w:sz w:val="18"/>
          <w:szCs w:val="18"/>
        </w:rPr>
        <w:t>Realm of Cards</w:t>
      </w:r>
    </w:p>
    <w:p w14:paraId="3A5A4A95" w14:textId="15CDA0AE" w:rsidR="00C0072B" w:rsidRDefault="007B6293" w:rsidP="007B6293">
      <w:pPr>
        <w:pStyle w:val="PSDS-CorpodeTexto"/>
        <w:jc w:val="both"/>
      </w:pPr>
      <w:r>
        <w:t xml:space="preserve">      </w:t>
      </w:r>
    </w:p>
    <w:p w14:paraId="34EC1091" w14:textId="77777777" w:rsidR="00C0072B" w:rsidRDefault="00C0072B" w:rsidP="00C0072B">
      <w:pPr>
        <w:pStyle w:val="PSDS-MarcadoresNivel1"/>
        <w:numPr>
          <w:ilvl w:val="0"/>
          <w:numId w:val="0"/>
        </w:numPr>
      </w:pPr>
    </w:p>
    <w:p w14:paraId="5F446DBB" w14:textId="77777777" w:rsidR="00574C98" w:rsidRDefault="00574C98" w:rsidP="00151FD1">
      <w:pPr>
        <w:jc w:val="both"/>
      </w:pPr>
    </w:p>
    <w:sectPr w:rsidR="00574C98" w:rsidSect="008D6773">
      <w:headerReference w:type="default" r:id="rId22"/>
      <w:headerReference w:type="first" r:id="rId23"/>
      <w:footerReference w:type="first" r:id="rId24"/>
      <w:pgSz w:w="11906" w:h="16838" w:code="9"/>
      <w:pgMar w:top="567" w:right="567" w:bottom="567" w:left="567" w:header="680" w:footer="85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D4B6B0" w14:textId="77777777" w:rsidR="0025236B" w:rsidRDefault="0025236B">
      <w:r>
        <w:separator/>
      </w:r>
    </w:p>
  </w:endnote>
  <w:endnote w:type="continuationSeparator" w:id="0">
    <w:p w14:paraId="066F6869" w14:textId="77777777" w:rsidR="0025236B" w:rsidRDefault="0025236B">
      <w:r>
        <w:continuationSeparator/>
      </w:r>
    </w:p>
  </w:endnote>
  <w:endnote w:type="continuationNotice" w:id="1">
    <w:p w14:paraId="11398BB0" w14:textId="77777777" w:rsidR="0025236B" w:rsidRDefault="002523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761CD3" w14:textId="77777777" w:rsidR="00F45AC4" w:rsidRDefault="00F45AC4" w:rsidP="00B4016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A3CA803" w14:textId="77777777" w:rsidR="00F45AC4" w:rsidRDefault="00F45AC4" w:rsidP="00B4016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1E0" w:firstRow="1" w:lastRow="1" w:firstColumn="1" w:lastColumn="1" w:noHBand="0" w:noVBand="0"/>
    </w:tblPr>
    <w:tblGrid>
      <w:gridCol w:w="10188"/>
      <w:gridCol w:w="497"/>
    </w:tblGrid>
    <w:tr w:rsidR="00F45AC4" w:rsidRPr="00A70F34" w14:paraId="784CD5E8" w14:textId="77777777" w:rsidTr="005A3D9D">
      <w:trPr>
        <w:trHeight w:val="170"/>
      </w:trPr>
      <w:tc>
        <w:tcPr>
          <w:tcW w:w="10188" w:type="dxa"/>
          <w:shd w:val="clear" w:color="auto" w:fill="632423"/>
        </w:tcPr>
        <w:p w14:paraId="53D22AAA" w14:textId="77777777" w:rsidR="00F45AC4" w:rsidRPr="00A70F34" w:rsidRDefault="00F45AC4" w:rsidP="005A3D9D">
          <w:pPr>
            <w:pStyle w:val="Rodap"/>
            <w:ind w:right="360"/>
            <w:rPr>
              <w:b/>
              <w:sz w:val="16"/>
              <w:szCs w:val="16"/>
            </w:rPr>
          </w:pPr>
        </w:p>
      </w:tc>
      <w:tc>
        <w:tcPr>
          <w:tcW w:w="497" w:type="dxa"/>
          <w:shd w:val="clear" w:color="auto" w:fill="DDDDDD"/>
          <w:vAlign w:val="center"/>
        </w:tcPr>
        <w:p w14:paraId="40BB9B97" w14:textId="77777777" w:rsidR="00F45AC4" w:rsidRPr="00A70F34" w:rsidRDefault="00F45AC4" w:rsidP="005A3D9D">
          <w:pPr>
            <w:pStyle w:val="Rodap"/>
            <w:jc w:val="center"/>
            <w:rPr>
              <w:b/>
              <w:sz w:val="16"/>
              <w:szCs w:val="16"/>
            </w:rPr>
          </w:pPr>
          <w:r w:rsidRPr="00A70F34">
            <w:rPr>
              <w:rStyle w:val="Nmerodepgina"/>
              <w:b/>
              <w:sz w:val="16"/>
              <w:szCs w:val="16"/>
            </w:rPr>
            <w:fldChar w:fldCharType="begin"/>
          </w:r>
          <w:r w:rsidRPr="00A70F34">
            <w:rPr>
              <w:rStyle w:val="Nmerodepgina"/>
              <w:b/>
              <w:sz w:val="16"/>
              <w:szCs w:val="16"/>
            </w:rPr>
            <w:instrText xml:space="preserve"> PAGE </w:instrText>
          </w:r>
          <w:r w:rsidRPr="00A70F34">
            <w:rPr>
              <w:rStyle w:val="Nmerodepgina"/>
              <w:b/>
              <w:sz w:val="16"/>
              <w:szCs w:val="16"/>
            </w:rPr>
            <w:fldChar w:fldCharType="separate"/>
          </w:r>
          <w:r>
            <w:rPr>
              <w:rStyle w:val="Nmerodepgina"/>
              <w:b/>
              <w:noProof/>
              <w:sz w:val="16"/>
              <w:szCs w:val="16"/>
            </w:rPr>
            <w:t>3</w:t>
          </w:r>
          <w:r w:rsidRPr="00A70F34">
            <w:rPr>
              <w:rStyle w:val="Nmerodepgina"/>
              <w:b/>
              <w:sz w:val="16"/>
              <w:szCs w:val="16"/>
            </w:rPr>
            <w:fldChar w:fldCharType="end"/>
          </w:r>
        </w:p>
      </w:tc>
    </w:tr>
  </w:tbl>
  <w:p w14:paraId="36B70E42" w14:textId="77777777" w:rsidR="00F45AC4" w:rsidRPr="003966AB" w:rsidRDefault="00F45AC4" w:rsidP="00B4016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02CFF" w14:textId="255ABD25" w:rsidR="00F45AC4" w:rsidRDefault="00F45AC4" w:rsidP="005938CC">
    <w:pPr>
      <w:pStyle w:val="Rodap"/>
      <w:jc w:val="center"/>
      <w:rPr>
        <w:color w:val="999999"/>
        <w:sz w:val="18"/>
        <w:szCs w:val="18"/>
      </w:rPr>
    </w:pPr>
    <w:r>
      <w:rPr>
        <w:noProof/>
        <w:color w:val="999999"/>
        <w:sz w:val="18"/>
        <w:szCs w:val="18"/>
      </w:rPr>
      <w:drawing>
        <wp:inline distT="0" distB="0" distL="0" distR="0" wp14:anchorId="2D0AD04C" wp14:editId="10EE69BA">
          <wp:extent cx="2857500" cy="6667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21B220F" w14:textId="77777777" w:rsidR="00F45AC4" w:rsidRPr="00C46676" w:rsidRDefault="00F45AC4" w:rsidP="005938CC">
    <w:pPr>
      <w:pStyle w:val="Rodap"/>
      <w:jc w:val="center"/>
      <w:rPr>
        <w:del w:id="9" w:author="Rodrigo" w:date="2019-10-19T12:55:00Z"/>
        <w:color w:val="999999"/>
        <w:sz w:val="18"/>
        <w:szCs w:val="18"/>
      </w:rPr>
    </w:pPr>
    <w:r w:rsidRPr="00C46676">
      <w:rPr>
        <w:color w:val="999999"/>
        <w:sz w:val="18"/>
        <w:szCs w:val="18"/>
      </w:rPr>
      <w:t>Tecnologia em Análise e Desenvolvimento de Sistemas</w:t>
    </w:r>
    <w:r>
      <w:rPr>
        <w:color w:val="999999"/>
        <w:sz w:val="18"/>
        <w:szCs w:val="18"/>
      </w:rPr>
      <w:t xml:space="preserve"> | </w:t>
    </w:r>
    <w:r w:rsidRPr="00C46676">
      <w:rPr>
        <w:color w:val="999999"/>
        <w:sz w:val="18"/>
        <w:szCs w:val="18"/>
      </w:rPr>
      <w:t>Tecnologia em Agronegócio |</w:t>
    </w:r>
    <w:r>
      <w:t xml:space="preserve"> </w:t>
    </w:r>
    <w:r w:rsidRPr="00C46676">
      <w:rPr>
        <w:color w:val="999999"/>
        <w:sz w:val="18"/>
        <w:szCs w:val="18"/>
      </w:rPr>
      <w:t>Tecnologia em Recursos Humanos</w:t>
    </w:r>
  </w:p>
  <w:p w14:paraId="05F650C0" w14:textId="77777777" w:rsidR="00F45AC4" w:rsidRPr="00CF6630" w:rsidRDefault="00F45AC4" w:rsidP="00CF6630">
    <w:pPr>
      <w:pStyle w:val="Rodap"/>
      <w:rPr>
        <w:color w:val="999999"/>
        <w:sz w:val="18"/>
        <w:rPrChange w:id="10" w:author="Rodrigo" w:date="2019-10-19T12:55:00Z">
          <w:rPr/>
        </w:rPrChange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1E95BD" w14:textId="77777777" w:rsidR="00F45AC4" w:rsidRPr="00341BE3" w:rsidRDefault="00F45AC4" w:rsidP="003966AB">
    <w:pPr>
      <w:pStyle w:val="CapaTexto"/>
      <w:ind w:left="0"/>
      <w:jc w:val="center"/>
      <w:rPr>
        <w:rStyle w:val="subtitulo"/>
        <w:sz w:val="18"/>
        <w:szCs w:val="18"/>
        <w:lang w:val="pt-BR"/>
      </w:rPr>
    </w:pPr>
    <w:r w:rsidRPr="00341BE3">
      <w:rPr>
        <w:rStyle w:val="subtitulo"/>
        <w:sz w:val="18"/>
        <w:szCs w:val="18"/>
        <w:lang w:val="pt-BR"/>
      </w:rPr>
      <w:t>Universidade de Mogi das Cruzes - Campus I</w:t>
    </w:r>
  </w:p>
  <w:p w14:paraId="106359CA" w14:textId="77777777" w:rsidR="00F45AC4" w:rsidRPr="003966AB" w:rsidRDefault="00F45AC4" w:rsidP="003966AB">
    <w:pPr>
      <w:pStyle w:val="CapaTexto"/>
      <w:ind w:left="0"/>
      <w:jc w:val="center"/>
      <w:rPr>
        <w:sz w:val="18"/>
        <w:szCs w:val="18"/>
        <w:lang w:val="pt-BR"/>
      </w:rPr>
    </w:pPr>
    <w:r>
      <w:rPr>
        <w:sz w:val="18"/>
        <w:szCs w:val="18"/>
        <w:lang w:val="pt-BR"/>
      </w:rPr>
      <w:t xml:space="preserve">Tel/Fax: </w:t>
    </w:r>
    <w:r w:rsidRPr="00DE38D8">
      <w:rPr>
        <w:sz w:val="18"/>
        <w:szCs w:val="18"/>
      </w:rPr>
      <w:t>(11) 4798-7000</w:t>
    </w:r>
    <w:r>
      <w:t xml:space="preserve"> </w:t>
    </w:r>
    <w:r w:rsidRPr="003966AB">
      <w:rPr>
        <w:sz w:val="18"/>
        <w:szCs w:val="18"/>
        <w:lang w:val="pt-BR"/>
      </w:rPr>
      <w:t xml:space="preserve">   -   </w:t>
    </w:r>
    <w:r>
      <w:rPr>
        <w:sz w:val="18"/>
        <w:szCs w:val="18"/>
        <w:lang w:val="pt-BR"/>
      </w:rPr>
      <w:t>http://www.FATEC.br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C5669D" w14:textId="77777777" w:rsidR="0025236B" w:rsidRDefault="0025236B">
      <w:r>
        <w:separator/>
      </w:r>
    </w:p>
  </w:footnote>
  <w:footnote w:type="continuationSeparator" w:id="0">
    <w:p w14:paraId="2FAAAE30" w14:textId="77777777" w:rsidR="0025236B" w:rsidRDefault="0025236B">
      <w:r>
        <w:continuationSeparator/>
      </w:r>
    </w:p>
  </w:footnote>
  <w:footnote w:type="continuationNotice" w:id="1">
    <w:p w14:paraId="29A2D330" w14:textId="77777777" w:rsidR="0025236B" w:rsidRDefault="002523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3825"/>
      <w:gridCol w:w="1620"/>
      <w:gridCol w:w="1080"/>
    </w:tblGrid>
    <w:tr w:rsidR="00F45AC4" w14:paraId="37A2F115" w14:textId="77777777">
      <w:trPr>
        <w:cantSplit/>
      </w:trPr>
      <w:tc>
        <w:tcPr>
          <w:tcW w:w="2835" w:type="dxa"/>
          <w:vMerge w:val="restart"/>
          <w:tcBorders>
            <w:right w:val="single" w:sz="4" w:space="0" w:color="auto"/>
          </w:tcBorders>
        </w:tcPr>
        <w:p w14:paraId="0C217B29" w14:textId="77777777" w:rsidR="00F45AC4" w:rsidRDefault="00F45AC4" w:rsidP="00B40161">
          <w:pPr>
            <w:pStyle w:val="Cabealho"/>
            <w:jc w:val="center"/>
            <w:rPr>
              <w:rFonts w:cs="Tahoma"/>
              <w:b/>
              <w:bCs/>
              <w:sz w:val="16"/>
            </w:rPr>
          </w:pPr>
        </w:p>
      </w:tc>
      <w:tc>
        <w:tcPr>
          <w:tcW w:w="382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B7E966D" w14:textId="77777777" w:rsidR="00F45AC4" w:rsidRPr="00506628" w:rsidRDefault="00F45AC4" w:rsidP="00B40161">
          <w:pPr>
            <w:pStyle w:val="Cabealho"/>
            <w:rPr>
              <w:b/>
              <w:bCs/>
              <w:sz w:val="16"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425DDF30" w14:textId="77777777" w:rsidR="00F45AC4" w:rsidRPr="00F61B1C" w:rsidRDefault="00F45AC4" w:rsidP="00B40161">
          <w:pPr>
            <w:pStyle w:val="Cabealho"/>
            <w:jc w:val="center"/>
            <w:rPr>
              <w:b/>
              <w:bCs/>
              <w:color w:val="FF0000"/>
              <w:sz w:val="16"/>
            </w:rPr>
          </w:pPr>
        </w:p>
      </w:tc>
      <w:tc>
        <w:tcPr>
          <w:tcW w:w="1080" w:type="dxa"/>
          <w:tcBorders>
            <w:bottom w:val="single" w:sz="4" w:space="0" w:color="auto"/>
          </w:tcBorders>
          <w:vAlign w:val="center"/>
        </w:tcPr>
        <w:p w14:paraId="26481D90" w14:textId="77777777" w:rsidR="00F45AC4" w:rsidRPr="00CA1779" w:rsidRDefault="00F45AC4" w:rsidP="00B40161">
          <w:pPr>
            <w:pStyle w:val="Cabealho"/>
            <w:jc w:val="right"/>
            <w:rPr>
              <w:sz w:val="16"/>
            </w:rPr>
          </w:pPr>
        </w:p>
      </w:tc>
    </w:tr>
    <w:tr w:rsidR="00F45AC4" w:rsidRPr="00273548" w14:paraId="3B7226F1" w14:textId="77777777">
      <w:trPr>
        <w:cantSplit/>
      </w:trPr>
      <w:tc>
        <w:tcPr>
          <w:tcW w:w="2835" w:type="dxa"/>
          <w:vMerge/>
          <w:tcBorders>
            <w:right w:val="single" w:sz="4" w:space="0" w:color="auto"/>
          </w:tcBorders>
        </w:tcPr>
        <w:p w14:paraId="01078F52" w14:textId="77777777" w:rsidR="00F45AC4" w:rsidRDefault="00F45AC4" w:rsidP="00B40161">
          <w:pPr>
            <w:pStyle w:val="Cabealho"/>
            <w:rPr>
              <w:rFonts w:cs="Tahoma"/>
              <w:sz w:val="16"/>
            </w:rPr>
          </w:pPr>
        </w:p>
      </w:tc>
      <w:tc>
        <w:tcPr>
          <w:tcW w:w="6525" w:type="dxa"/>
          <w:gridSpan w:val="3"/>
          <w:tcBorders>
            <w:left w:val="single" w:sz="4" w:space="0" w:color="auto"/>
          </w:tcBorders>
          <w:vAlign w:val="center"/>
        </w:tcPr>
        <w:p w14:paraId="1A11E45B" w14:textId="77777777" w:rsidR="00F45AC4" w:rsidRPr="00273548" w:rsidRDefault="00F45AC4" w:rsidP="00B40161">
          <w:pPr>
            <w:pStyle w:val="Cabealho"/>
            <w:rPr>
              <w:sz w:val="16"/>
              <w:lang w:val="en-US"/>
            </w:rPr>
          </w:pPr>
        </w:p>
      </w:tc>
    </w:tr>
  </w:tbl>
  <w:p w14:paraId="254CAD27" w14:textId="77777777" w:rsidR="00F45AC4" w:rsidRPr="00273548" w:rsidRDefault="00F45AC4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800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1908"/>
      <w:gridCol w:w="6192"/>
      <w:gridCol w:w="2700"/>
    </w:tblGrid>
    <w:tr w:rsidR="00F45AC4" w:rsidRPr="00A70F34" w14:paraId="25548CA5" w14:textId="77777777" w:rsidTr="005A3D9D">
      <w:tc>
        <w:tcPr>
          <w:tcW w:w="1908" w:type="dxa"/>
          <w:shd w:val="clear" w:color="auto" w:fill="632423"/>
        </w:tcPr>
        <w:p w14:paraId="58DC0461" w14:textId="77777777" w:rsidR="00F45AC4" w:rsidRPr="00A70F34" w:rsidRDefault="00F45AC4" w:rsidP="005A3D9D">
          <w:pPr>
            <w:pStyle w:val="Cabealho"/>
            <w:rPr>
              <w:sz w:val="12"/>
              <w:szCs w:val="12"/>
            </w:rPr>
          </w:pPr>
        </w:p>
      </w:tc>
      <w:tc>
        <w:tcPr>
          <w:tcW w:w="6192" w:type="dxa"/>
          <w:shd w:val="clear" w:color="auto" w:fill="632423"/>
        </w:tcPr>
        <w:p w14:paraId="0BA0DE93" w14:textId="77777777" w:rsidR="00F45AC4" w:rsidRPr="00A70F34" w:rsidRDefault="00F45AC4" w:rsidP="005A3D9D">
          <w:pPr>
            <w:pStyle w:val="Cabealho"/>
            <w:rPr>
              <w:sz w:val="12"/>
              <w:szCs w:val="12"/>
            </w:rPr>
          </w:pPr>
        </w:p>
      </w:tc>
      <w:tc>
        <w:tcPr>
          <w:tcW w:w="2700" w:type="dxa"/>
          <w:shd w:val="clear" w:color="auto" w:fill="632423"/>
        </w:tcPr>
        <w:p w14:paraId="35875F01" w14:textId="77777777" w:rsidR="00F45AC4" w:rsidRPr="00A70F34" w:rsidRDefault="00F45AC4" w:rsidP="005A3D9D">
          <w:pPr>
            <w:pStyle w:val="Cabealho"/>
            <w:rPr>
              <w:sz w:val="12"/>
              <w:szCs w:val="12"/>
            </w:rPr>
          </w:pPr>
        </w:p>
      </w:tc>
    </w:tr>
    <w:tr w:rsidR="00F45AC4" w:rsidRPr="00A70F34" w14:paraId="3EC758A5" w14:textId="77777777" w:rsidTr="005A3D9D">
      <w:tc>
        <w:tcPr>
          <w:tcW w:w="1908" w:type="dxa"/>
          <w:shd w:val="clear" w:color="auto" w:fill="D9D9D9"/>
        </w:tcPr>
        <w:p w14:paraId="37A46345" w14:textId="77777777" w:rsidR="00F45AC4" w:rsidRPr="00A70F34" w:rsidRDefault="00F45AC4" w:rsidP="005A3D9D">
          <w:pPr>
            <w:pStyle w:val="Cabealho"/>
            <w:jc w:val="center"/>
            <w:rPr>
              <w:sz w:val="16"/>
              <w:szCs w:val="16"/>
            </w:rPr>
          </w:pPr>
        </w:p>
      </w:tc>
      <w:tc>
        <w:tcPr>
          <w:tcW w:w="6192" w:type="dxa"/>
          <w:shd w:val="clear" w:color="auto" w:fill="DDDDDD"/>
        </w:tcPr>
        <w:p w14:paraId="388112ED" w14:textId="77777777" w:rsidR="00F45AC4" w:rsidRPr="00A70F34" w:rsidRDefault="00F45AC4" w:rsidP="005A3D9D">
          <w:pPr>
            <w:pStyle w:val="Cabealho"/>
            <w:jc w:val="center"/>
            <w:rPr>
              <w:sz w:val="16"/>
              <w:szCs w:val="16"/>
            </w:rPr>
          </w:pPr>
        </w:p>
      </w:tc>
      <w:tc>
        <w:tcPr>
          <w:tcW w:w="2700" w:type="dxa"/>
          <w:shd w:val="clear" w:color="auto" w:fill="DDDDDD"/>
        </w:tcPr>
        <w:p w14:paraId="4ABFE52A" w14:textId="77777777" w:rsidR="00F45AC4" w:rsidRPr="00A70F34" w:rsidRDefault="00F45AC4" w:rsidP="005A3D9D">
          <w:pPr>
            <w:pStyle w:val="Cabealho"/>
            <w:jc w:val="center"/>
            <w:rPr>
              <w:sz w:val="16"/>
              <w:szCs w:val="16"/>
            </w:rPr>
          </w:pPr>
        </w:p>
      </w:tc>
    </w:tr>
    <w:tr w:rsidR="00F45AC4" w14:paraId="62373417" w14:textId="77777777" w:rsidTr="005A3D9D">
      <w:trPr>
        <w:trHeight w:val="226"/>
      </w:trPr>
      <w:tc>
        <w:tcPr>
          <w:tcW w:w="1908" w:type="dxa"/>
        </w:tcPr>
        <w:p w14:paraId="00A08A5C" w14:textId="77777777" w:rsidR="00F45AC4" w:rsidRPr="00A70F34" w:rsidRDefault="00F45AC4" w:rsidP="005A3D9D">
          <w:pPr>
            <w:pStyle w:val="Cabealho"/>
            <w:jc w:val="center"/>
            <w:rPr>
              <w:sz w:val="4"/>
              <w:szCs w:val="4"/>
            </w:rPr>
          </w:pPr>
        </w:p>
        <w:p w14:paraId="29E8ABC9" w14:textId="621E35C4" w:rsidR="00F45AC4" w:rsidRPr="00A70F34" w:rsidRDefault="00F45AC4" w:rsidP="005A3D9D">
          <w:pPr>
            <w:pStyle w:val="Cabealho"/>
            <w:jc w:val="center"/>
            <w:rPr>
              <w:sz w:val="4"/>
              <w:szCs w:val="4"/>
            </w:rPr>
          </w:pPr>
          <w:r>
            <w:rPr>
              <w:noProof/>
              <w:sz w:val="4"/>
              <w:szCs w:val="4"/>
            </w:rPr>
            <w:drawing>
              <wp:inline distT="0" distB="0" distL="0" distR="0" wp14:anchorId="04B7912A" wp14:editId="4512178C">
                <wp:extent cx="1171575" cy="619125"/>
                <wp:effectExtent l="0" t="0" r="0" b="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92" w:type="dxa"/>
          <w:shd w:val="clear" w:color="auto" w:fill="F3F3F3"/>
          <w:vAlign w:val="center"/>
        </w:tcPr>
        <w:p w14:paraId="5E1318FB" w14:textId="77777777" w:rsidR="00F45AC4" w:rsidRPr="00A70F34" w:rsidRDefault="00F45AC4" w:rsidP="005A3D9D">
          <w:pPr>
            <w:pStyle w:val="Cabealho"/>
            <w:jc w:val="center"/>
            <w:rPr>
              <w:i/>
              <w:iCs/>
              <w:sz w:val="20"/>
              <w:szCs w:val="20"/>
            </w:rPr>
          </w:pPr>
          <w:r w:rsidRPr="00A70F34">
            <w:rPr>
              <w:i/>
              <w:iCs/>
              <w:sz w:val="20"/>
              <w:szCs w:val="20"/>
            </w:rPr>
            <w:t>Documento de Visão</w:t>
          </w:r>
        </w:p>
        <w:p w14:paraId="1DB24E28" w14:textId="01D58F1C" w:rsidR="009F5BBC" w:rsidRPr="00A70F34" w:rsidRDefault="00F45AC4" w:rsidP="009F5BBC">
          <w:pPr>
            <w:pStyle w:val="Cabealho"/>
            <w:jc w:val="center"/>
            <w:rPr>
              <w:i/>
              <w:iCs/>
              <w:sz w:val="20"/>
              <w:szCs w:val="20"/>
            </w:rPr>
          </w:pPr>
          <w:del w:id="343" w:author="Rodrigo" w:date="2019-10-19T12:55:00Z">
            <w:r w:rsidRPr="00A70F34">
              <w:rPr>
                <w:i/>
                <w:iCs/>
                <w:sz w:val="20"/>
                <w:szCs w:val="20"/>
              </w:rPr>
              <w:delText>[Nome do Projeto]</w:delText>
            </w:r>
          </w:del>
          <w:ins w:id="344" w:author="Rodrigo" w:date="2019-10-19T12:55:00Z">
            <w:r>
              <w:rPr>
                <w:i/>
                <w:iCs/>
                <w:sz w:val="20"/>
                <w:szCs w:val="20"/>
              </w:rPr>
              <w:t xml:space="preserve">E-Commerce </w:t>
            </w:r>
          </w:ins>
          <w:r w:rsidR="009F5BBC">
            <w:rPr>
              <w:i/>
              <w:iCs/>
              <w:sz w:val="20"/>
              <w:szCs w:val="20"/>
            </w:rPr>
            <w:t>Realm of Cards</w:t>
          </w:r>
        </w:p>
      </w:tc>
      <w:tc>
        <w:tcPr>
          <w:tcW w:w="2700" w:type="dxa"/>
          <w:shd w:val="clear" w:color="auto" w:fill="F3F3F3"/>
          <w:tcMar>
            <w:left w:w="0" w:type="dxa"/>
            <w:right w:w="0" w:type="dxa"/>
          </w:tcMar>
        </w:tcPr>
        <w:p w14:paraId="5C6D2527" w14:textId="05F1D3B8" w:rsidR="00F45AC4" w:rsidRDefault="00F45AC4" w:rsidP="005A3D9D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148B314" wp14:editId="5B0FBDD1">
                <wp:extent cx="1685925" cy="704850"/>
                <wp:effectExtent l="0" t="0" r="0" b="0"/>
                <wp:docPr id="1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592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 xml:space="preserve">        </w:t>
          </w:r>
        </w:p>
      </w:tc>
    </w:tr>
  </w:tbl>
  <w:p w14:paraId="7AD637E9" w14:textId="77777777" w:rsidR="00F45AC4" w:rsidRPr="005938CC" w:rsidRDefault="00F45AC4" w:rsidP="005938C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6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3825"/>
      <w:gridCol w:w="1620"/>
      <w:gridCol w:w="1080"/>
    </w:tblGrid>
    <w:tr w:rsidR="00F45AC4" w:rsidRPr="00CA1779" w14:paraId="1FDD645B" w14:textId="77777777">
      <w:trPr>
        <w:cantSplit/>
      </w:trPr>
      <w:tc>
        <w:tcPr>
          <w:tcW w:w="2835" w:type="dxa"/>
          <w:vMerge w:val="restart"/>
          <w:tcBorders>
            <w:right w:val="single" w:sz="4" w:space="0" w:color="auto"/>
          </w:tcBorders>
        </w:tcPr>
        <w:p w14:paraId="3737E8F2" w14:textId="4072436F" w:rsidR="00F45AC4" w:rsidRDefault="00F45AC4" w:rsidP="00EF0E09">
          <w:pPr>
            <w:pStyle w:val="Cabealho"/>
            <w:jc w:val="center"/>
            <w:rPr>
              <w:rFonts w:cs="Tahoma"/>
              <w:b/>
              <w:bCs/>
              <w:sz w:val="16"/>
            </w:rPr>
          </w:pPr>
          <w:r>
            <w:rPr>
              <w:rFonts w:cs="Tahoma"/>
              <w:b/>
              <w:bCs/>
              <w:noProof/>
              <w:sz w:val="16"/>
            </w:rPr>
            <w:drawing>
              <wp:inline distT="0" distB="0" distL="0" distR="0" wp14:anchorId="68AE9EE1" wp14:editId="08BC721C">
                <wp:extent cx="1714500" cy="628650"/>
                <wp:effectExtent l="0" t="0" r="0" b="0"/>
                <wp:docPr id="12" name="Imagem 12" descr="logo_boldcr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_boldcr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6F06154" w14:textId="77777777" w:rsidR="00F45AC4" w:rsidRPr="00506628" w:rsidRDefault="00F45AC4" w:rsidP="00EF0E09">
          <w:pPr>
            <w:pStyle w:val="Cabealho"/>
            <w:rPr>
              <w:b/>
              <w:bCs/>
              <w:sz w:val="16"/>
            </w:rPr>
          </w:pPr>
          <w:r>
            <w:rPr>
              <w:b/>
              <w:bCs/>
              <w:sz w:val="16"/>
            </w:rPr>
            <w:t>Título do Documento</w:t>
          </w: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7ED2D669" w14:textId="77777777" w:rsidR="00F45AC4" w:rsidRPr="00F61B1C" w:rsidRDefault="00F45AC4" w:rsidP="00EF0E09">
          <w:pPr>
            <w:pStyle w:val="Cabealho"/>
            <w:jc w:val="center"/>
            <w:rPr>
              <w:b/>
              <w:bCs/>
              <w:color w:val="FF0000"/>
              <w:sz w:val="16"/>
            </w:rPr>
          </w:pPr>
          <w:r>
            <w:rPr>
              <w:b/>
              <w:bCs/>
              <w:color w:val="FF0000"/>
              <w:sz w:val="16"/>
            </w:rPr>
            <w:t>[RESERVADO]</w:t>
          </w:r>
        </w:p>
      </w:tc>
      <w:tc>
        <w:tcPr>
          <w:tcW w:w="1080" w:type="dxa"/>
          <w:tcBorders>
            <w:bottom w:val="single" w:sz="4" w:space="0" w:color="auto"/>
          </w:tcBorders>
          <w:vAlign w:val="center"/>
        </w:tcPr>
        <w:p w14:paraId="797886EE" w14:textId="77777777" w:rsidR="00F45AC4" w:rsidRPr="00CA1779" w:rsidRDefault="00F45AC4" w:rsidP="00EF0E09">
          <w:pPr>
            <w:pStyle w:val="Cabealho"/>
            <w:jc w:val="right"/>
            <w:rPr>
              <w:sz w:val="16"/>
            </w:rPr>
          </w:pPr>
          <w:r>
            <w:rPr>
              <w:sz w:val="16"/>
            </w:rPr>
            <w:t>[VERSÃO]</w:t>
          </w:r>
        </w:p>
      </w:tc>
    </w:tr>
    <w:tr w:rsidR="00F45AC4" w:rsidRPr="00273548" w14:paraId="5FAA1071" w14:textId="77777777">
      <w:trPr>
        <w:cantSplit/>
      </w:trPr>
      <w:tc>
        <w:tcPr>
          <w:tcW w:w="2835" w:type="dxa"/>
          <w:vMerge/>
          <w:tcBorders>
            <w:right w:val="single" w:sz="4" w:space="0" w:color="auto"/>
          </w:tcBorders>
        </w:tcPr>
        <w:p w14:paraId="0B5FAF55" w14:textId="77777777" w:rsidR="00F45AC4" w:rsidRDefault="00F45AC4" w:rsidP="00EF0E09">
          <w:pPr>
            <w:pStyle w:val="Cabealho"/>
            <w:rPr>
              <w:rFonts w:cs="Tahoma"/>
              <w:sz w:val="16"/>
            </w:rPr>
          </w:pPr>
        </w:p>
      </w:tc>
      <w:tc>
        <w:tcPr>
          <w:tcW w:w="6525" w:type="dxa"/>
          <w:gridSpan w:val="3"/>
          <w:tcBorders>
            <w:left w:val="single" w:sz="4" w:space="0" w:color="auto"/>
          </w:tcBorders>
          <w:vAlign w:val="center"/>
        </w:tcPr>
        <w:p w14:paraId="70D61329" w14:textId="77777777" w:rsidR="00F45AC4" w:rsidRPr="00273548" w:rsidRDefault="00F45AC4" w:rsidP="00EF0E09">
          <w:pPr>
            <w:pStyle w:val="Cabealho"/>
            <w:rPr>
              <w:sz w:val="16"/>
              <w:lang w:val="en-US"/>
            </w:rPr>
          </w:pPr>
          <w:r>
            <w:rPr>
              <w:sz w:val="16"/>
              <w:lang w:val="en-US"/>
            </w:rPr>
            <w:t>Subtítulo do Documento</w:t>
          </w:r>
        </w:p>
      </w:tc>
    </w:tr>
  </w:tbl>
  <w:p w14:paraId="1A45A555" w14:textId="77777777" w:rsidR="00F45AC4" w:rsidRDefault="00F45A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1544F"/>
    <w:multiLevelType w:val="hybridMultilevel"/>
    <w:tmpl w:val="33163DB2"/>
    <w:lvl w:ilvl="0" w:tplc="2CA625C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9B215BC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37BC86B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9304A1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A43280C8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8BCFE9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71868790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28D6F9F2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4609DD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05490"/>
    <w:multiLevelType w:val="hybridMultilevel"/>
    <w:tmpl w:val="B778ED2E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71297D"/>
    <w:multiLevelType w:val="hybridMultilevel"/>
    <w:tmpl w:val="AE9E6764"/>
    <w:lvl w:ilvl="0" w:tplc="04160001">
      <w:start w:val="1"/>
      <w:numFmt w:val="decimal"/>
      <w:pStyle w:val="EstiloTtulo1esquerda063cm"/>
      <w:lvlText w:val="%1."/>
      <w:lvlJc w:val="left"/>
      <w:pPr>
        <w:tabs>
          <w:tab w:val="num" w:pos="1080"/>
        </w:tabs>
        <w:ind w:left="1080" w:hanging="360"/>
      </w:pPr>
    </w:lvl>
    <w:lvl w:ilvl="1" w:tplc="0416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D022A1B"/>
    <w:multiLevelType w:val="hybridMultilevel"/>
    <w:tmpl w:val="D7661CC6"/>
    <w:lvl w:ilvl="0" w:tplc="A8986C00">
      <w:start w:val="1"/>
      <w:numFmt w:val="lowerLetter"/>
      <w:lvlText w:val="%1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4" w15:restartNumberingAfterBreak="0">
    <w:nsid w:val="105D7D94"/>
    <w:multiLevelType w:val="multilevel"/>
    <w:tmpl w:val="8A289636"/>
    <w:lvl w:ilvl="0">
      <w:start w:val="1"/>
      <w:numFmt w:val="decimal"/>
      <w:lvlText w:val="%1."/>
      <w:lvlJc w:val="left"/>
      <w:pPr>
        <w:tabs>
          <w:tab w:val="num" w:pos="2399"/>
        </w:tabs>
        <w:ind w:left="2192" w:hanging="360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firstLine="28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5" w15:restartNumberingAfterBreak="0">
    <w:nsid w:val="10653156"/>
    <w:multiLevelType w:val="hybridMultilevel"/>
    <w:tmpl w:val="C8644B70"/>
    <w:lvl w:ilvl="0" w:tplc="EBE43A7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A586B37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E5F6AC1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D2C529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6A2DC00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6BD8DC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561829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B28C48E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E840EA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20473A"/>
    <w:multiLevelType w:val="hybridMultilevel"/>
    <w:tmpl w:val="9ACE35FC"/>
    <w:lvl w:ilvl="0" w:tplc="0416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9BB44B0"/>
    <w:multiLevelType w:val="hybridMultilevel"/>
    <w:tmpl w:val="E71CA888"/>
    <w:lvl w:ilvl="0" w:tplc="ADA4126C">
      <w:start w:val="1"/>
      <w:numFmt w:val="lowerLetter"/>
      <w:lvlText w:val="%1."/>
      <w:lvlJc w:val="left"/>
      <w:pPr>
        <w:tabs>
          <w:tab w:val="num" w:pos="1812"/>
        </w:tabs>
        <w:ind w:left="1812" w:hanging="360"/>
      </w:pPr>
      <w:rPr>
        <w:rFonts w:ascii="Arial" w:hAnsi="Arial" w:hint="default"/>
        <w:b/>
        <w:i w:val="0"/>
        <w:sz w:val="20"/>
      </w:rPr>
    </w:lvl>
    <w:lvl w:ilvl="1" w:tplc="B234E106">
      <w:start w:val="1"/>
      <w:numFmt w:val="bullet"/>
      <w:lvlText w:val="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  <w:b/>
        <w:i w:val="0"/>
        <w:sz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92"/>
        </w:tabs>
        <w:ind w:left="46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32"/>
        </w:tabs>
        <w:ind w:left="61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52"/>
        </w:tabs>
        <w:ind w:left="68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72"/>
        </w:tabs>
        <w:ind w:left="7572" w:hanging="360"/>
      </w:pPr>
      <w:rPr>
        <w:rFonts w:ascii="Wingdings" w:hAnsi="Wingdings" w:hint="default"/>
      </w:rPr>
    </w:lvl>
  </w:abstractNum>
  <w:abstractNum w:abstractNumId="8" w15:restartNumberingAfterBreak="0">
    <w:nsid w:val="1A06193E"/>
    <w:multiLevelType w:val="multilevel"/>
    <w:tmpl w:val="70C00358"/>
    <w:lvl w:ilvl="0">
      <w:start w:val="1"/>
      <w:numFmt w:val="decimal"/>
      <w:lvlText w:val="%1."/>
      <w:lvlJc w:val="left"/>
      <w:pPr>
        <w:tabs>
          <w:tab w:val="num" w:pos="2399"/>
        </w:tabs>
        <w:ind w:left="219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firstLine="28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9" w15:restartNumberingAfterBreak="0">
    <w:nsid w:val="1CD54356"/>
    <w:multiLevelType w:val="multilevel"/>
    <w:tmpl w:val="540CDC9A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512" w:hanging="945"/>
      </w:pPr>
      <w:rPr>
        <w:rFonts w:ascii="Arial" w:hAnsi="Arial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hanging="851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10" w15:restartNumberingAfterBreak="0">
    <w:nsid w:val="20B02AFD"/>
    <w:multiLevelType w:val="hybridMultilevel"/>
    <w:tmpl w:val="60865E8E"/>
    <w:lvl w:ilvl="0" w:tplc="B0D6A402">
      <w:start w:val="1"/>
      <w:numFmt w:val="lowerLetter"/>
      <w:lvlText w:val="%1."/>
      <w:lvlJc w:val="left"/>
      <w:pPr>
        <w:tabs>
          <w:tab w:val="num" w:pos="1647"/>
        </w:tabs>
        <w:ind w:left="1647" w:hanging="55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172"/>
        </w:tabs>
        <w:ind w:left="217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92"/>
        </w:tabs>
        <w:ind w:left="289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12"/>
        </w:tabs>
        <w:ind w:left="36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32"/>
        </w:tabs>
        <w:ind w:left="43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52"/>
        </w:tabs>
        <w:ind w:left="50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72"/>
        </w:tabs>
        <w:ind w:left="57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92"/>
        </w:tabs>
        <w:ind w:left="64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12"/>
        </w:tabs>
        <w:ind w:left="7212" w:hanging="180"/>
      </w:pPr>
    </w:lvl>
  </w:abstractNum>
  <w:abstractNum w:abstractNumId="11" w15:restartNumberingAfterBreak="0">
    <w:nsid w:val="210C07CE"/>
    <w:multiLevelType w:val="multilevel"/>
    <w:tmpl w:val="EC844D78"/>
    <w:lvl w:ilvl="0">
      <w:start w:val="1"/>
      <w:numFmt w:val="decimal"/>
      <w:pStyle w:val="BoldCronTtulo1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pStyle w:val="BoldCronTtulo2"/>
      <w:lvlText w:val="%1.%2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BoldCronTtulo3"/>
      <w:lvlText w:val="%1.%2.%3."/>
      <w:lvlJc w:val="left"/>
      <w:pPr>
        <w:tabs>
          <w:tab w:val="num" w:pos="1814"/>
        </w:tabs>
        <w:ind w:left="1814" w:hanging="737"/>
      </w:pPr>
      <w:rPr>
        <w:rFonts w:ascii="Arial" w:hAnsi="Arial" w:hint="default"/>
        <w:b/>
        <w:i/>
        <w:sz w:val="22"/>
        <w:szCs w:val="22"/>
      </w:rPr>
    </w:lvl>
    <w:lvl w:ilvl="3">
      <w:start w:val="1"/>
      <w:numFmt w:val="decimal"/>
      <w:pStyle w:val="BoldCronTtulo4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pStyle w:val="BoldCronTtulo5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12" w15:restartNumberingAfterBreak="0">
    <w:nsid w:val="22072A1D"/>
    <w:multiLevelType w:val="hybridMultilevel"/>
    <w:tmpl w:val="D7661CC6"/>
    <w:lvl w:ilvl="0" w:tplc="A8986C00">
      <w:start w:val="1"/>
      <w:numFmt w:val="lowerLetter"/>
      <w:lvlText w:val="%1."/>
      <w:lvlJc w:val="left"/>
      <w:pPr>
        <w:tabs>
          <w:tab w:val="num" w:pos="1998"/>
        </w:tabs>
        <w:ind w:left="19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18"/>
        </w:tabs>
        <w:ind w:left="271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38"/>
        </w:tabs>
        <w:ind w:left="343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58"/>
        </w:tabs>
        <w:ind w:left="415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78"/>
        </w:tabs>
        <w:ind w:left="487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98"/>
        </w:tabs>
        <w:ind w:left="559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18"/>
        </w:tabs>
        <w:ind w:left="631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38"/>
        </w:tabs>
        <w:ind w:left="703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58"/>
        </w:tabs>
        <w:ind w:left="7758" w:hanging="180"/>
      </w:pPr>
    </w:lvl>
  </w:abstractNum>
  <w:abstractNum w:abstractNumId="13" w15:restartNumberingAfterBreak="0">
    <w:nsid w:val="230A741F"/>
    <w:multiLevelType w:val="multilevel"/>
    <w:tmpl w:val="318E7922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512" w:hanging="432"/>
      </w:pPr>
      <w:rPr>
        <w:rFonts w:ascii="Arial" w:hAnsi="Arial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firstLine="283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14" w15:restartNumberingAfterBreak="0">
    <w:nsid w:val="25724308"/>
    <w:multiLevelType w:val="multilevel"/>
    <w:tmpl w:val="93C0B892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851"/>
      </w:pPr>
      <w:rPr>
        <w:rFonts w:ascii="Arial" w:hAnsi="Arial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hanging="851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15" w15:restartNumberingAfterBreak="0">
    <w:nsid w:val="263C7EC7"/>
    <w:multiLevelType w:val="hybridMultilevel"/>
    <w:tmpl w:val="B3A20530"/>
    <w:lvl w:ilvl="0" w:tplc="1086586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CB540BAC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3D740B6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571C4CE8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C1D6C512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CFCF4CA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A050B94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44A6AEC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58B8E91C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27E23249"/>
    <w:multiLevelType w:val="hybridMultilevel"/>
    <w:tmpl w:val="D7661CC6"/>
    <w:lvl w:ilvl="0" w:tplc="A8986C00">
      <w:start w:val="1"/>
      <w:numFmt w:val="lowerLetter"/>
      <w:lvlText w:val="%1."/>
      <w:lvlJc w:val="left"/>
      <w:pPr>
        <w:tabs>
          <w:tab w:val="num" w:pos="1998"/>
        </w:tabs>
        <w:ind w:left="19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18"/>
        </w:tabs>
        <w:ind w:left="271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38"/>
        </w:tabs>
        <w:ind w:left="343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58"/>
        </w:tabs>
        <w:ind w:left="415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78"/>
        </w:tabs>
        <w:ind w:left="487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98"/>
        </w:tabs>
        <w:ind w:left="559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18"/>
        </w:tabs>
        <w:ind w:left="631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38"/>
        </w:tabs>
        <w:ind w:left="703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58"/>
        </w:tabs>
        <w:ind w:left="7758" w:hanging="180"/>
      </w:pPr>
    </w:lvl>
  </w:abstractNum>
  <w:abstractNum w:abstractNumId="17" w15:restartNumberingAfterBreak="0">
    <w:nsid w:val="291B193B"/>
    <w:multiLevelType w:val="hybridMultilevel"/>
    <w:tmpl w:val="22A0DDBC"/>
    <w:lvl w:ilvl="0" w:tplc="0416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2C5149CB"/>
    <w:multiLevelType w:val="multilevel"/>
    <w:tmpl w:val="DDC2DB70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/>
        <w:i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19" w15:restartNumberingAfterBreak="0">
    <w:nsid w:val="380836EA"/>
    <w:multiLevelType w:val="multilevel"/>
    <w:tmpl w:val="DC46F70C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512" w:hanging="432"/>
      </w:pPr>
      <w:rPr>
        <w:rFonts w:ascii="Arial" w:hAnsi="Arial" w:hint="default"/>
        <w:b w:val="0"/>
        <w:i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firstLine="283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20" w15:restartNumberingAfterBreak="0">
    <w:nsid w:val="3E741D0D"/>
    <w:multiLevelType w:val="hybridMultilevel"/>
    <w:tmpl w:val="4BC09864"/>
    <w:lvl w:ilvl="0" w:tplc="B6B84D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C44E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2C899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E2C5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9447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108AB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9C18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FC03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EA3C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648"/>
    <w:multiLevelType w:val="hybridMultilevel"/>
    <w:tmpl w:val="0C02E330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1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D9534A"/>
    <w:multiLevelType w:val="multilevel"/>
    <w:tmpl w:val="318E7922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512" w:hanging="432"/>
      </w:pPr>
      <w:rPr>
        <w:rFonts w:ascii="Arial" w:hAnsi="Arial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firstLine="283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23" w15:restartNumberingAfterBreak="0">
    <w:nsid w:val="46171D7A"/>
    <w:multiLevelType w:val="hybridMultilevel"/>
    <w:tmpl w:val="079E85AE"/>
    <w:lvl w:ilvl="0" w:tplc="A82637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E5466B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7C1820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A1002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05CF1A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4B38FA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51696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65ECD4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3562418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444168"/>
    <w:multiLevelType w:val="hybridMultilevel"/>
    <w:tmpl w:val="ED3CB8B2"/>
    <w:lvl w:ilvl="0" w:tplc="0416001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3553A"/>
    <w:multiLevelType w:val="hybridMultilevel"/>
    <w:tmpl w:val="C79C2AC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F4445"/>
    <w:multiLevelType w:val="hybridMultilevel"/>
    <w:tmpl w:val="814A99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B4308E"/>
    <w:multiLevelType w:val="multilevel"/>
    <w:tmpl w:val="1F98557A"/>
    <w:lvl w:ilvl="0">
      <w:start w:val="1"/>
      <w:numFmt w:val="decimal"/>
      <w:pStyle w:val="PSDS-Marcadore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PSDS-MarcadoresNivel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/>
        <w:i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8" w15:restartNumberingAfterBreak="0">
    <w:nsid w:val="64C774B4"/>
    <w:multiLevelType w:val="hybridMultilevel"/>
    <w:tmpl w:val="D7661CC6"/>
    <w:lvl w:ilvl="0" w:tplc="A8986C00">
      <w:start w:val="1"/>
      <w:numFmt w:val="lowerLetter"/>
      <w:lvlText w:val="%1."/>
      <w:lvlJc w:val="left"/>
      <w:pPr>
        <w:tabs>
          <w:tab w:val="num" w:pos="1998"/>
        </w:tabs>
        <w:ind w:left="19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18"/>
        </w:tabs>
        <w:ind w:left="271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38"/>
        </w:tabs>
        <w:ind w:left="343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58"/>
        </w:tabs>
        <w:ind w:left="415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78"/>
        </w:tabs>
        <w:ind w:left="487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98"/>
        </w:tabs>
        <w:ind w:left="559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18"/>
        </w:tabs>
        <w:ind w:left="631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38"/>
        </w:tabs>
        <w:ind w:left="703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58"/>
        </w:tabs>
        <w:ind w:left="7758" w:hanging="180"/>
      </w:pPr>
    </w:lvl>
  </w:abstractNum>
  <w:abstractNum w:abstractNumId="29" w15:restartNumberingAfterBreak="0">
    <w:nsid w:val="695F2D8D"/>
    <w:multiLevelType w:val="hybridMultilevel"/>
    <w:tmpl w:val="DDC09FEE"/>
    <w:lvl w:ilvl="0" w:tplc="04160001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pStyle w:val="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pStyle w:val="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9035D4"/>
    <w:multiLevelType w:val="multilevel"/>
    <w:tmpl w:val="7598DC1A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2269" w:hanging="851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4712"/>
        </w:tabs>
        <w:ind w:left="356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32"/>
        </w:tabs>
        <w:ind w:left="406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152"/>
        </w:tabs>
        <w:ind w:left="45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72"/>
        </w:tabs>
        <w:ind w:left="50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92"/>
        </w:tabs>
        <w:ind w:left="55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312"/>
        </w:tabs>
        <w:ind w:left="6152" w:hanging="1440"/>
      </w:pPr>
      <w:rPr>
        <w:rFonts w:hint="default"/>
      </w:rPr>
    </w:lvl>
  </w:abstractNum>
  <w:abstractNum w:abstractNumId="31" w15:restartNumberingAfterBreak="0">
    <w:nsid w:val="78187CC9"/>
    <w:multiLevelType w:val="hybridMultilevel"/>
    <w:tmpl w:val="39DAF1C8"/>
    <w:lvl w:ilvl="0" w:tplc="210E7D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74D1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DE5A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105E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A694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6E8E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7A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761A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32A55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D76BE"/>
    <w:multiLevelType w:val="hybridMultilevel"/>
    <w:tmpl w:val="380ECAA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C1655B"/>
    <w:multiLevelType w:val="hybridMultilevel"/>
    <w:tmpl w:val="3EF83720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0"/>
  </w:num>
  <w:num w:numId="5">
    <w:abstractNumId w:val="29"/>
  </w:num>
  <w:num w:numId="6">
    <w:abstractNumId w:val="33"/>
  </w:num>
  <w:num w:numId="7">
    <w:abstractNumId w:val="1"/>
  </w:num>
  <w:num w:numId="8">
    <w:abstractNumId w:val="20"/>
  </w:num>
  <w:num w:numId="9">
    <w:abstractNumId w:val="21"/>
  </w:num>
  <w:num w:numId="10">
    <w:abstractNumId w:val="26"/>
  </w:num>
  <w:num w:numId="11">
    <w:abstractNumId w:val="23"/>
  </w:num>
  <w:num w:numId="12">
    <w:abstractNumId w:val="31"/>
  </w:num>
  <w:num w:numId="13">
    <w:abstractNumId w:val="32"/>
  </w:num>
  <w:num w:numId="14">
    <w:abstractNumId w:val="25"/>
  </w:num>
  <w:num w:numId="15">
    <w:abstractNumId w:val="24"/>
  </w:num>
  <w:num w:numId="16">
    <w:abstractNumId w:val="8"/>
  </w:num>
  <w:num w:numId="17">
    <w:abstractNumId w:val="4"/>
  </w:num>
  <w:num w:numId="18">
    <w:abstractNumId w:val="19"/>
  </w:num>
  <w:num w:numId="19">
    <w:abstractNumId w:val="13"/>
  </w:num>
  <w:num w:numId="20">
    <w:abstractNumId w:val="22"/>
  </w:num>
  <w:num w:numId="21">
    <w:abstractNumId w:val="6"/>
  </w:num>
  <w:num w:numId="22">
    <w:abstractNumId w:val="11"/>
  </w:num>
  <w:num w:numId="23">
    <w:abstractNumId w:val="9"/>
  </w:num>
  <w:num w:numId="24">
    <w:abstractNumId w:val="14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30"/>
  </w:num>
  <w:num w:numId="30">
    <w:abstractNumId w:val="11"/>
  </w:num>
  <w:num w:numId="31">
    <w:abstractNumId w:val="18"/>
  </w:num>
  <w:num w:numId="32">
    <w:abstractNumId w:val="11"/>
  </w:num>
  <w:num w:numId="33">
    <w:abstractNumId w:val="15"/>
  </w:num>
  <w:num w:numId="34">
    <w:abstractNumId w:val="11"/>
  </w:num>
  <w:num w:numId="35">
    <w:abstractNumId w:val="11"/>
  </w:num>
  <w:num w:numId="36">
    <w:abstractNumId w:val="27"/>
  </w:num>
  <w:num w:numId="3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7"/>
  </w:num>
  <w:num w:numId="41">
    <w:abstractNumId w:val="3"/>
  </w:num>
  <w:num w:numId="42">
    <w:abstractNumId w:val="12"/>
  </w:num>
  <w:num w:numId="43">
    <w:abstractNumId w:val="16"/>
  </w:num>
  <w:num w:numId="44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65"/>
    <w:rsid w:val="000008E9"/>
    <w:rsid w:val="00003937"/>
    <w:rsid w:val="00014786"/>
    <w:rsid w:val="000165D0"/>
    <w:rsid w:val="00021F2D"/>
    <w:rsid w:val="00023232"/>
    <w:rsid w:val="00023AFD"/>
    <w:rsid w:val="00024DE0"/>
    <w:rsid w:val="0002502F"/>
    <w:rsid w:val="00027FB1"/>
    <w:rsid w:val="0003064A"/>
    <w:rsid w:val="00034D3C"/>
    <w:rsid w:val="00034D81"/>
    <w:rsid w:val="00036AF2"/>
    <w:rsid w:val="00037DF3"/>
    <w:rsid w:val="00044665"/>
    <w:rsid w:val="0004573A"/>
    <w:rsid w:val="0004606B"/>
    <w:rsid w:val="000524DB"/>
    <w:rsid w:val="0005671A"/>
    <w:rsid w:val="000637B2"/>
    <w:rsid w:val="0006597A"/>
    <w:rsid w:val="00067BA7"/>
    <w:rsid w:val="00076ECF"/>
    <w:rsid w:val="00082E55"/>
    <w:rsid w:val="00085AB3"/>
    <w:rsid w:val="0008600D"/>
    <w:rsid w:val="000926AA"/>
    <w:rsid w:val="00093D6D"/>
    <w:rsid w:val="00094ADE"/>
    <w:rsid w:val="000A00C6"/>
    <w:rsid w:val="000A2252"/>
    <w:rsid w:val="000A44DC"/>
    <w:rsid w:val="000A616E"/>
    <w:rsid w:val="000B1790"/>
    <w:rsid w:val="000B27E9"/>
    <w:rsid w:val="000B5D38"/>
    <w:rsid w:val="000B62C5"/>
    <w:rsid w:val="000B6F7A"/>
    <w:rsid w:val="000B75B4"/>
    <w:rsid w:val="000C2E3D"/>
    <w:rsid w:val="000D1578"/>
    <w:rsid w:val="000D1E2E"/>
    <w:rsid w:val="000D2A40"/>
    <w:rsid w:val="000D4248"/>
    <w:rsid w:val="000E48F0"/>
    <w:rsid w:val="000E4DDC"/>
    <w:rsid w:val="000E65D6"/>
    <w:rsid w:val="000F090D"/>
    <w:rsid w:val="000F0EB4"/>
    <w:rsid w:val="000F1F25"/>
    <w:rsid w:val="000F2BEA"/>
    <w:rsid w:val="000F437A"/>
    <w:rsid w:val="000F4D8C"/>
    <w:rsid w:val="000F5479"/>
    <w:rsid w:val="000F694F"/>
    <w:rsid w:val="00103426"/>
    <w:rsid w:val="001059AC"/>
    <w:rsid w:val="00105AEE"/>
    <w:rsid w:val="001069D5"/>
    <w:rsid w:val="00106DB5"/>
    <w:rsid w:val="00113200"/>
    <w:rsid w:val="00114B6D"/>
    <w:rsid w:val="00117631"/>
    <w:rsid w:val="0011784E"/>
    <w:rsid w:val="00117A2F"/>
    <w:rsid w:val="00121215"/>
    <w:rsid w:val="00121913"/>
    <w:rsid w:val="00123053"/>
    <w:rsid w:val="00124535"/>
    <w:rsid w:val="00125B42"/>
    <w:rsid w:val="00127A6B"/>
    <w:rsid w:val="00127CEF"/>
    <w:rsid w:val="001346AD"/>
    <w:rsid w:val="0013619F"/>
    <w:rsid w:val="00150999"/>
    <w:rsid w:val="00151FD1"/>
    <w:rsid w:val="00160177"/>
    <w:rsid w:val="001608C0"/>
    <w:rsid w:val="00165AE4"/>
    <w:rsid w:val="00170A6E"/>
    <w:rsid w:val="001718E2"/>
    <w:rsid w:val="00172BD4"/>
    <w:rsid w:val="00172C1C"/>
    <w:rsid w:val="00172CD9"/>
    <w:rsid w:val="0017316C"/>
    <w:rsid w:val="001741A4"/>
    <w:rsid w:val="00175B68"/>
    <w:rsid w:val="00184E77"/>
    <w:rsid w:val="001851A9"/>
    <w:rsid w:val="00187489"/>
    <w:rsid w:val="00190742"/>
    <w:rsid w:val="001917F4"/>
    <w:rsid w:val="001A0BBE"/>
    <w:rsid w:val="001A4AB4"/>
    <w:rsid w:val="001A5A17"/>
    <w:rsid w:val="001A5DC4"/>
    <w:rsid w:val="001A78FD"/>
    <w:rsid w:val="001B34CC"/>
    <w:rsid w:val="001B49BB"/>
    <w:rsid w:val="001B4A64"/>
    <w:rsid w:val="001B58E7"/>
    <w:rsid w:val="001B59AF"/>
    <w:rsid w:val="001B6B22"/>
    <w:rsid w:val="001C24BF"/>
    <w:rsid w:val="001C279B"/>
    <w:rsid w:val="001C3840"/>
    <w:rsid w:val="001C3F78"/>
    <w:rsid w:val="001C56B7"/>
    <w:rsid w:val="001C5D9E"/>
    <w:rsid w:val="001C7443"/>
    <w:rsid w:val="001D3A17"/>
    <w:rsid w:val="001D42B0"/>
    <w:rsid w:val="001D6D93"/>
    <w:rsid w:val="001D71AA"/>
    <w:rsid w:val="001D7979"/>
    <w:rsid w:val="001E17A1"/>
    <w:rsid w:val="001E4F49"/>
    <w:rsid w:val="001E577B"/>
    <w:rsid w:val="001F25CE"/>
    <w:rsid w:val="001F298F"/>
    <w:rsid w:val="001F331E"/>
    <w:rsid w:val="001F5C21"/>
    <w:rsid w:val="00200389"/>
    <w:rsid w:val="002014D4"/>
    <w:rsid w:val="00201928"/>
    <w:rsid w:val="002023AD"/>
    <w:rsid w:val="00203FD5"/>
    <w:rsid w:val="0020721E"/>
    <w:rsid w:val="00212F98"/>
    <w:rsid w:val="00214114"/>
    <w:rsid w:val="00214B02"/>
    <w:rsid w:val="0022059F"/>
    <w:rsid w:val="00221865"/>
    <w:rsid w:val="00223207"/>
    <w:rsid w:val="00223A5C"/>
    <w:rsid w:val="00224C52"/>
    <w:rsid w:val="00225E6A"/>
    <w:rsid w:val="00230BBA"/>
    <w:rsid w:val="002322A5"/>
    <w:rsid w:val="002378D3"/>
    <w:rsid w:val="00241075"/>
    <w:rsid w:val="00242111"/>
    <w:rsid w:val="00244861"/>
    <w:rsid w:val="00245DF1"/>
    <w:rsid w:val="00246E48"/>
    <w:rsid w:val="002506E5"/>
    <w:rsid w:val="00251B3A"/>
    <w:rsid w:val="0025236B"/>
    <w:rsid w:val="0025443C"/>
    <w:rsid w:val="0025606F"/>
    <w:rsid w:val="0025695E"/>
    <w:rsid w:val="00256EF8"/>
    <w:rsid w:val="00260BF7"/>
    <w:rsid w:val="002614CD"/>
    <w:rsid w:val="00261C09"/>
    <w:rsid w:val="00261DA7"/>
    <w:rsid w:val="00262156"/>
    <w:rsid w:val="00263637"/>
    <w:rsid w:val="00271B4E"/>
    <w:rsid w:val="00271D8A"/>
    <w:rsid w:val="00273548"/>
    <w:rsid w:val="002741D8"/>
    <w:rsid w:val="0027727C"/>
    <w:rsid w:val="002825A0"/>
    <w:rsid w:val="00284188"/>
    <w:rsid w:val="00284543"/>
    <w:rsid w:val="002865D5"/>
    <w:rsid w:val="002903C3"/>
    <w:rsid w:val="00291802"/>
    <w:rsid w:val="00291E46"/>
    <w:rsid w:val="00294C9A"/>
    <w:rsid w:val="00295DBE"/>
    <w:rsid w:val="00295E49"/>
    <w:rsid w:val="002975C5"/>
    <w:rsid w:val="00297878"/>
    <w:rsid w:val="002A06E2"/>
    <w:rsid w:val="002A4E36"/>
    <w:rsid w:val="002A4E4B"/>
    <w:rsid w:val="002A50BA"/>
    <w:rsid w:val="002A5F79"/>
    <w:rsid w:val="002A6E5C"/>
    <w:rsid w:val="002B0584"/>
    <w:rsid w:val="002B27FB"/>
    <w:rsid w:val="002B5C32"/>
    <w:rsid w:val="002B67B4"/>
    <w:rsid w:val="002B7C94"/>
    <w:rsid w:val="002B7F0B"/>
    <w:rsid w:val="002C5A8D"/>
    <w:rsid w:val="002D0CF9"/>
    <w:rsid w:val="002D2369"/>
    <w:rsid w:val="002D2968"/>
    <w:rsid w:val="002D32F4"/>
    <w:rsid w:val="002E12DD"/>
    <w:rsid w:val="002E2047"/>
    <w:rsid w:val="002E42C0"/>
    <w:rsid w:val="002E4AE3"/>
    <w:rsid w:val="002E7C44"/>
    <w:rsid w:val="002F1854"/>
    <w:rsid w:val="002F44AF"/>
    <w:rsid w:val="002F5110"/>
    <w:rsid w:val="002F7E10"/>
    <w:rsid w:val="00304534"/>
    <w:rsid w:val="00306BCF"/>
    <w:rsid w:val="00307D31"/>
    <w:rsid w:val="003139D8"/>
    <w:rsid w:val="003140A2"/>
    <w:rsid w:val="00314771"/>
    <w:rsid w:val="00315087"/>
    <w:rsid w:val="00315492"/>
    <w:rsid w:val="00315BB9"/>
    <w:rsid w:val="0031633F"/>
    <w:rsid w:val="00320ED1"/>
    <w:rsid w:val="0032283B"/>
    <w:rsid w:val="00326C33"/>
    <w:rsid w:val="00331570"/>
    <w:rsid w:val="00335515"/>
    <w:rsid w:val="00341BE3"/>
    <w:rsid w:val="00343343"/>
    <w:rsid w:val="00345213"/>
    <w:rsid w:val="00346600"/>
    <w:rsid w:val="003477A5"/>
    <w:rsid w:val="003500FE"/>
    <w:rsid w:val="00351BC0"/>
    <w:rsid w:val="0035486B"/>
    <w:rsid w:val="00355F64"/>
    <w:rsid w:val="003572A3"/>
    <w:rsid w:val="00357327"/>
    <w:rsid w:val="00357509"/>
    <w:rsid w:val="0036140A"/>
    <w:rsid w:val="0036189A"/>
    <w:rsid w:val="0036310D"/>
    <w:rsid w:val="003632B4"/>
    <w:rsid w:val="00363784"/>
    <w:rsid w:val="00363E57"/>
    <w:rsid w:val="00364280"/>
    <w:rsid w:val="00364B63"/>
    <w:rsid w:val="00366817"/>
    <w:rsid w:val="00367ADC"/>
    <w:rsid w:val="00372CCC"/>
    <w:rsid w:val="00374643"/>
    <w:rsid w:val="00375491"/>
    <w:rsid w:val="00375C36"/>
    <w:rsid w:val="00376ABD"/>
    <w:rsid w:val="00377589"/>
    <w:rsid w:val="00377B4F"/>
    <w:rsid w:val="0038023A"/>
    <w:rsid w:val="00380E8E"/>
    <w:rsid w:val="00382106"/>
    <w:rsid w:val="003840DC"/>
    <w:rsid w:val="003864C6"/>
    <w:rsid w:val="003872C5"/>
    <w:rsid w:val="00387FB0"/>
    <w:rsid w:val="003945C5"/>
    <w:rsid w:val="003945F6"/>
    <w:rsid w:val="003966AB"/>
    <w:rsid w:val="00397CFA"/>
    <w:rsid w:val="003A05FD"/>
    <w:rsid w:val="003A2193"/>
    <w:rsid w:val="003A260B"/>
    <w:rsid w:val="003A67DE"/>
    <w:rsid w:val="003B2A41"/>
    <w:rsid w:val="003B4E4B"/>
    <w:rsid w:val="003C04AC"/>
    <w:rsid w:val="003C1465"/>
    <w:rsid w:val="003C19D7"/>
    <w:rsid w:val="003C5365"/>
    <w:rsid w:val="003C5B7C"/>
    <w:rsid w:val="003D10E1"/>
    <w:rsid w:val="003D345B"/>
    <w:rsid w:val="003D64A2"/>
    <w:rsid w:val="003D6D0C"/>
    <w:rsid w:val="003D7D49"/>
    <w:rsid w:val="003E02B9"/>
    <w:rsid w:val="003E1B8C"/>
    <w:rsid w:val="003E708A"/>
    <w:rsid w:val="003E76FB"/>
    <w:rsid w:val="003F08C1"/>
    <w:rsid w:val="003F255A"/>
    <w:rsid w:val="003F3898"/>
    <w:rsid w:val="003F4FE0"/>
    <w:rsid w:val="003F5DD7"/>
    <w:rsid w:val="004057E2"/>
    <w:rsid w:val="00405B80"/>
    <w:rsid w:val="00411EA5"/>
    <w:rsid w:val="0041566A"/>
    <w:rsid w:val="004168C1"/>
    <w:rsid w:val="00416B7B"/>
    <w:rsid w:val="00417366"/>
    <w:rsid w:val="0041785F"/>
    <w:rsid w:val="00417C02"/>
    <w:rsid w:val="004210B5"/>
    <w:rsid w:val="0042249C"/>
    <w:rsid w:val="0042336C"/>
    <w:rsid w:val="00424155"/>
    <w:rsid w:val="00424832"/>
    <w:rsid w:val="00424EA7"/>
    <w:rsid w:val="004313EF"/>
    <w:rsid w:val="00432583"/>
    <w:rsid w:val="004331B1"/>
    <w:rsid w:val="0044161F"/>
    <w:rsid w:val="00442517"/>
    <w:rsid w:val="00442D14"/>
    <w:rsid w:val="00443295"/>
    <w:rsid w:val="004434F6"/>
    <w:rsid w:val="0044491A"/>
    <w:rsid w:val="00445950"/>
    <w:rsid w:val="0044644E"/>
    <w:rsid w:val="004508E4"/>
    <w:rsid w:val="00453B8C"/>
    <w:rsid w:val="004561EB"/>
    <w:rsid w:val="00456B5D"/>
    <w:rsid w:val="00461AC9"/>
    <w:rsid w:val="00464172"/>
    <w:rsid w:val="00470A21"/>
    <w:rsid w:val="004732F1"/>
    <w:rsid w:val="00473E28"/>
    <w:rsid w:val="004741D3"/>
    <w:rsid w:val="004750CD"/>
    <w:rsid w:val="00480FE7"/>
    <w:rsid w:val="00481676"/>
    <w:rsid w:val="00482043"/>
    <w:rsid w:val="00483210"/>
    <w:rsid w:val="004861A2"/>
    <w:rsid w:val="00486288"/>
    <w:rsid w:val="00490F48"/>
    <w:rsid w:val="004924C2"/>
    <w:rsid w:val="004970EE"/>
    <w:rsid w:val="004A2570"/>
    <w:rsid w:val="004A6A96"/>
    <w:rsid w:val="004A7280"/>
    <w:rsid w:val="004B00A2"/>
    <w:rsid w:val="004B28F8"/>
    <w:rsid w:val="004B2D45"/>
    <w:rsid w:val="004C111D"/>
    <w:rsid w:val="004C1A82"/>
    <w:rsid w:val="004C31F5"/>
    <w:rsid w:val="004C36F2"/>
    <w:rsid w:val="004C3713"/>
    <w:rsid w:val="004C3A38"/>
    <w:rsid w:val="004C636F"/>
    <w:rsid w:val="004C64F8"/>
    <w:rsid w:val="004C730D"/>
    <w:rsid w:val="004C7846"/>
    <w:rsid w:val="004D4762"/>
    <w:rsid w:val="004D53E7"/>
    <w:rsid w:val="004D57EC"/>
    <w:rsid w:val="004D7421"/>
    <w:rsid w:val="004E2340"/>
    <w:rsid w:val="004E561A"/>
    <w:rsid w:val="004E5C3B"/>
    <w:rsid w:val="004F1034"/>
    <w:rsid w:val="004F1D55"/>
    <w:rsid w:val="004F2AD5"/>
    <w:rsid w:val="004F327A"/>
    <w:rsid w:val="004F48A2"/>
    <w:rsid w:val="004F7C3F"/>
    <w:rsid w:val="00503AC3"/>
    <w:rsid w:val="00504AF1"/>
    <w:rsid w:val="00507D63"/>
    <w:rsid w:val="00507D64"/>
    <w:rsid w:val="00510A8D"/>
    <w:rsid w:val="00511E08"/>
    <w:rsid w:val="00514663"/>
    <w:rsid w:val="00516577"/>
    <w:rsid w:val="00516C5D"/>
    <w:rsid w:val="005205C9"/>
    <w:rsid w:val="00520D54"/>
    <w:rsid w:val="00521FBF"/>
    <w:rsid w:val="00525B43"/>
    <w:rsid w:val="00526D51"/>
    <w:rsid w:val="00527E44"/>
    <w:rsid w:val="00532ADB"/>
    <w:rsid w:val="00535434"/>
    <w:rsid w:val="00535DC2"/>
    <w:rsid w:val="00542131"/>
    <w:rsid w:val="00545775"/>
    <w:rsid w:val="00550E9E"/>
    <w:rsid w:val="00552393"/>
    <w:rsid w:val="005529C7"/>
    <w:rsid w:val="00554BCA"/>
    <w:rsid w:val="005553F8"/>
    <w:rsid w:val="005611AB"/>
    <w:rsid w:val="005630E5"/>
    <w:rsid w:val="00565E1F"/>
    <w:rsid w:val="0057120C"/>
    <w:rsid w:val="00573BFF"/>
    <w:rsid w:val="00574BC7"/>
    <w:rsid w:val="00574C98"/>
    <w:rsid w:val="00575FE5"/>
    <w:rsid w:val="005762D4"/>
    <w:rsid w:val="00581AA2"/>
    <w:rsid w:val="00581CA7"/>
    <w:rsid w:val="00582CE3"/>
    <w:rsid w:val="00583623"/>
    <w:rsid w:val="00591867"/>
    <w:rsid w:val="005938CC"/>
    <w:rsid w:val="005967B1"/>
    <w:rsid w:val="005A1183"/>
    <w:rsid w:val="005A3C76"/>
    <w:rsid w:val="005A3D9D"/>
    <w:rsid w:val="005A6462"/>
    <w:rsid w:val="005B2680"/>
    <w:rsid w:val="005B69EE"/>
    <w:rsid w:val="005B7204"/>
    <w:rsid w:val="005B7EAD"/>
    <w:rsid w:val="005C034A"/>
    <w:rsid w:val="005C08E6"/>
    <w:rsid w:val="005C3529"/>
    <w:rsid w:val="005D0BD9"/>
    <w:rsid w:val="005D21F5"/>
    <w:rsid w:val="005D5059"/>
    <w:rsid w:val="005D586F"/>
    <w:rsid w:val="005D7B8B"/>
    <w:rsid w:val="005E1119"/>
    <w:rsid w:val="005E4137"/>
    <w:rsid w:val="005E5237"/>
    <w:rsid w:val="005E5E9C"/>
    <w:rsid w:val="005E6CA8"/>
    <w:rsid w:val="005E6F28"/>
    <w:rsid w:val="005F0564"/>
    <w:rsid w:val="005F4537"/>
    <w:rsid w:val="005F4C68"/>
    <w:rsid w:val="0060190C"/>
    <w:rsid w:val="006027FE"/>
    <w:rsid w:val="0060628E"/>
    <w:rsid w:val="00606A53"/>
    <w:rsid w:val="00613788"/>
    <w:rsid w:val="00625079"/>
    <w:rsid w:val="00625778"/>
    <w:rsid w:val="00627C39"/>
    <w:rsid w:val="00630AC1"/>
    <w:rsid w:val="006314E6"/>
    <w:rsid w:val="00633585"/>
    <w:rsid w:val="006359AE"/>
    <w:rsid w:val="0063719B"/>
    <w:rsid w:val="006431BB"/>
    <w:rsid w:val="006433B0"/>
    <w:rsid w:val="00644B3C"/>
    <w:rsid w:val="00644CF7"/>
    <w:rsid w:val="00650B94"/>
    <w:rsid w:val="00657393"/>
    <w:rsid w:val="0066069A"/>
    <w:rsid w:val="00662DFE"/>
    <w:rsid w:val="006650BE"/>
    <w:rsid w:val="00670CD2"/>
    <w:rsid w:val="0067269C"/>
    <w:rsid w:val="006773CA"/>
    <w:rsid w:val="00684B69"/>
    <w:rsid w:val="00686F88"/>
    <w:rsid w:val="00692B04"/>
    <w:rsid w:val="006A1F28"/>
    <w:rsid w:val="006A3E30"/>
    <w:rsid w:val="006A5B3D"/>
    <w:rsid w:val="006A7F47"/>
    <w:rsid w:val="006B4C98"/>
    <w:rsid w:val="006B7CA7"/>
    <w:rsid w:val="006C3967"/>
    <w:rsid w:val="006C73CF"/>
    <w:rsid w:val="006C79AD"/>
    <w:rsid w:val="006D0F10"/>
    <w:rsid w:val="006D2166"/>
    <w:rsid w:val="006D2F6C"/>
    <w:rsid w:val="006D75A6"/>
    <w:rsid w:val="006E18BC"/>
    <w:rsid w:val="006E1F32"/>
    <w:rsid w:val="006E4156"/>
    <w:rsid w:val="006E592E"/>
    <w:rsid w:val="006E5B4F"/>
    <w:rsid w:val="006E66C9"/>
    <w:rsid w:val="006F0D43"/>
    <w:rsid w:val="006F1836"/>
    <w:rsid w:val="006F4D3A"/>
    <w:rsid w:val="006F62E0"/>
    <w:rsid w:val="006F65FB"/>
    <w:rsid w:val="00701232"/>
    <w:rsid w:val="00705FD2"/>
    <w:rsid w:val="0070799B"/>
    <w:rsid w:val="00710202"/>
    <w:rsid w:val="00715F45"/>
    <w:rsid w:val="007164DB"/>
    <w:rsid w:val="007241FD"/>
    <w:rsid w:val="0072515C"/>
    <w:rsid w:val="0072565C"/>
    <w:rsid w:val="00730BE6"/>
    <w:rsid w:val="0073261C"/>
    <w:rsid w:val="007365B1"/>
    <w:rsid w:val="007443E0"/>
    <w:rsid w:val="00745D7D"/>
    <w:rsid w:val="00746546"/>
    <w:rsid w:val="00746B16"/>
    <w:rsid w:val="00750453"/>
    <w:rsid w:val="00752C57"/>
    <w:rsid w:val="00752CD4"/>
    <w:rsid w:val="007571C8"/>
    <w:rsid w:val="00762B24"/>
    <w:rsid w:val="0076402B"/>
    <w:rsid w:val="007650B6"/>
    <w:rsid w:val="00765C0D"/>
    <w:rsid w:val="00765F51"/>
    <w:rsid w:val="00773308"/>
    <w:rsid w:val="00774E1F"/>
    <w:rsid w:val="00775335"/>
    <w:rsid w:val="00777441"/>
    <w:rsid w:val="007823F0"/>
    <w:rsid w:val="007826D5"/>
    <w:rsid w:val="00786040"/>
    <w:rsid w:val="007860F7"/>
    <w:rsid w:val="007873B3"/>
    <w:rsid w:val="00787DC5"/>
    <w:rsid w:val="00792CCA"/>
    <w:rsid w:val="00796499"/>
    <w:rsid w:val="007A04B3"/>
    <w:rsid w:val="007A1225"/>
    <w:rsid w:val="007A2173"/>
    <w:rsid w:val="007B2DE0"/>
    <w:rsid w:val="007B6293"/>
    <w:rsid w:val="007B7FC5"/>
    <w:rsid w:val="007C61C3"/>
    <w:rsid w:val="007C638E"/>
    <w:rsid w:val="007D4EC7"/>
    <w:rsid w:val="007D584C"/>
    <w:rsid w:val="007E0CC8"/>
    <w:rsid w:val="007E32F3"/>
    <w:rsid w:val="007E338B"/>
    <w:rsid w:val="007E599F"/>
    <w:rsid w:val="007E6ADA"/>
    <w:rsid w:val="007F0D48"/>
    <w:rsid w:val="00800256"/>
    <w:rsid w:val="00802642"/>
    <w:rsid w:val="008029EC"/>
    <w:rsid w:val="008030C4"/>
    <w:rsid w:val="00804713"/>
    <w:rsid w:val="00806904"/>
    <w:rsid w:val="0080784F"/>
    <w:rsid w:val="008102EE"/>
    <w:rsid w:val="00810E49"/>
    <w:rsid w:val="0081400B"/>
    <w:rsid w:val="0081456D"/>
    <w:rsid w:val="0081588E"/>
    <w:rsid w:val="008206F1"/>
    <w:rsid w:val="0082352F"/>
    <w:rsid w:val="0082393F"/>
    <w:rsid w:val="008242DE"/>
    <w:rsid w:val="0083134C"/>
    <w:rsid w:val="00833315"/>
    <w:rsid w:val="008340A9"/>
    <w:rsid w:val="008353FA"/>
    <w:rsid w:val="008371C5"/>
    <w:rsid w:val="0083721F"/>
    <w:rsid w:val="0084067C"/>
    <w:rsid w:val="008413EB"/>
    <w:rsid w:val="008429F5"/>
    <w:rsid w:val="0084370D"/>
    <w:rsid w:val="00843735"/>
    <w:rsid w:val="008536BB"/>
    <w:rsid w:val="00860408"/>
    <w:rsid w:val="00860CF9"/>
    <w:rsid w:val="0086343B"/>
    <w:rsid w:val="0086408D"/>
    <w:rsid w:val="00865E51"/>
    <w:rsid w:val="00866629"/>
    <w:rsid w:val="00867B06"/>
    <w:rsid w:val="00870D19"/>
    <w:rsid w:val="00870FB6"/>
    <w:rsid w:val="0087153E"/>
    <w:rsid w:val="00871E4E"/>
    <w:rsid w:val="00873070"/>
    <w:rsid w:val="008800BE"/>
    <w:rsid w:val="00880153"/>
    <w:rsid w:val="00881D00"/>
    <w:rsid w:val="0088281D"/>
    <w:rsid w:val="008838BA"/>
    <w:rsid w:val="0088727D"/>
    <w:rsid w:val="008878E5"/>
    <w:rsid w:val="00892461"/>
    <w:rsid w:val="00892759"/>
    <w:rsid w:val="00894E95"/>
    <w:rsid w:val="0089665B"/>
    <w:rsid w:val="00897197"/>
    <w:rsid w:val="008A2593"/>
    <w:rsid w:val="008A369D"/>
    <w:rsid w:val="008A54DB"/>
    <w:rsid w:val="008A799F"/>
    <w:rsid w:val="008B0D87"/>
    <w:rsid w:val="008B1105"/>
    <w:rsid w:val="008B1BD2"/>
    <w:rsid w:val="008B6826"/>
    <w:rsid w:val="008B6D8C"/>
    <w:rsid w:val="008B7B00"/>
    <w:rsid w:val="008C1249"/>
    <w:rsid w:val="008C5A01"/>
    <w:rsid w:val="008C7375"/>
    <w:rsid w:val="008C771A"/>
    <w:rsid w:val="008D2AE8"/>
    <w:rsid w:val="008D629F"/>
    <w:rsid w:val="008D6773"/>
    <w:rsid w:val="008D7732"/>
    <w:rsid w:val="008E2EF4"/>
    <w:rsid w:val="008E6472"/>
    <w:rsid w:val="008E7023"/>
    <w:rsid w:val="008E73B6"/>
    <w:rsid w:val="008E772B"/>
    <w:rsid w:val="008F40AE"/>
    <w:rsid w:val="008F4145"/>
    <w:rsid w:val="008F6281"/>
    <w:rsid w:val="00901122"/>
    <w:rsid w:val="0090149E"/>
    <w:rsid w:val="00910959"/>
    <w:rsid w:val="00914776"/>
    <w:rsid w:val="0091612F"/>
    <w:rsid w:val="00923C75"/>
    <w:rsid w:val="0092490C"/>
    <w:rsid w:val="00926599"/>
    <w:rsid w:val="009269A0"/>
    <w:rsid w:val="00927BF1"/>
    <w:rsid w:val="00927D8B"/>
    <w:rsid w:val="00933B6E"/>
    <w:rsid w:val="00933D67"/>
    <w:rsid w:val="00935477"/>
    <w:rsid w:val="0094025E"/>
    <w:rsid w:val="00940B30"/>
    <w:rsid w:val="009435D0"/>
    <w:rsid w:val="00943A6B"/>
    <w:rsid w:val="00943BE6"/>
    <w:rsid w:val="00945A16"/>
    <w:rsid w:val="0095090E"/>
    <w:rsid w:val="00952157"/>
    <w:rsid w:val="009527A0"/>
    <w:rsid w:val="009559D9"/>
    <w:rsid w:val="00956B85"/>
    <w:rsid w:val="0096118C"/>
    <w:rsid w:val="00962C76"/>
    <w:rsid w:val="00962D0C"/>
    <w:rsid w:val="00965782"/>
    <w:rsid w:val="00966767"/>
    <w:rsid w:val="00966CE7"/>
    <w:rsid w:val="00970485"/>
    <w:rsid w:val="00971FB1"/>
    <w:rsid w:val="00972BDE"/>
    <w:rsid w:val="009737D9"/>
    <w:rsid w:val="00973F5E"/>
    <w:rsid w:val="009740AF"/>
    <w:rsid w:val="009740D8"/>
    <w:rsid w:val="009743FB"/>
    <w:rsid w:val="00974BB7"/>
    <w:rsid w:val="00976BCA"/>
    <w:rsid w:val="00980C87"/>
    <w:rsid w:val="0098582F"/>
    <w:rsid w:val="00990614"/>
    <w:rsid w:val="00992DD6"/>
    <w:rsid w:val="00993D1F"/>
    <w:rsid w:val="00996A28"/>
    <w:rsid w:val="00997FB2"/>
    <w:rsid w:val="009A039D"/>
    <w:rsid w:val="009A546B"/>
    <w:rsid w:val="009A6CC0"/>
    <w:rsid w:val="009A7606"/>
    <w:rsid w:val="009B0CD4"/>
    <w:rsid w:val="009B2186"/>
    <w:rsid w:val="009B61E9"/>
    <w:rsid w:val="009C2465"/>
    <w:rsid w:val="009C306F"/>
    <w:rsid w:val="009C39C6"/>
    <w:rsid w:val="009C4D04"/>
    <w:rsid w:val="009C4FC5"/>
    <w:rsid w:val="009C66E2"/>
    <w:rsid w:val="009D4724"/>
    <w:rsid w:val="009D4B26"/>
    <w:rsid w:val="009D4DBE"/>
    <w:rsid w:val="009D58C8"/>
    <w:rsid w:val="009E19B5"/>
    <w:rsid w:val="009E399C"/>
    <w:rsid w:val="009E40DC"/>
    <w:rsid w:val="009E4B54"/>
    <w:rsid w:val="009E7387"/>
    <w:rsid w:val="009F0423"/>
    <w:rsid w:val="009F3960"/>
    <w:rsid w:val="009F437B"/>
    <w:rsid w:val="009F5546"/>
    <w:rsid w:val="009F5BBC"/>
    <w:rsid w:val="009F6F88"/>
    <w:rsid w:val="00A0051B"/>
    <w:rsid w:val="00A03539"/>
    <w:rsid w:val="00A108E1"/>
    <w:rsid w:val="00A124F9"/>
    <w:rsid w:val="00A129E7"/>
    <w:rsid w:val="00A13F52"/>
    <w:rsid w:val="00A1424F"/>
    <w:rsid w:val="00A14D58"/>
    <w:rsid w:val="00A15B8A"/>
    <w:rsid w:val="00A15C24"/>
    <w:rsid w:val="00A21451"/>
    <w:rsid w:val="00A2264E"/>
    <w:rsid w:val="00A23934"/>
    <w:rsid w:val="00A263E1"/>
    <w:rsid w:val="00A32301"/>
    <w:rsid w:val="00A34DBD"/>
    <w:rsid w:val="00A37932"/>
    <w:rsid w:val="00A43955"/>
    <w:rsid w:val="00A46A6A"/>
    <w:rsid w:val="00A51216"/>
    <w:rsid w:val="00A51284"/>
    <w:rsid w:val="00A5502F"/>
    <w:rsid w:val="00A562C0"/>
    <w:rsid w:val="00A57018"/>
    <w:rsid w:val="00A60E1A"/>
    <w:rsid w:val="00A621A9"/>
    <w:rsid w:val="00A67893"/>
    <w:rsid w:val="00A70F34"/>
    <w:rsid w:val="00A8168D"/>
    <w:rsid w:val="00A81D64"/>
    <w:rsid w:val="00A82824"/>
    <w:rsid w:val="00A82BE8"/>
    <w:rsid w:val="00A836D9"/>
    <w:rsid w:val="00A87637"/>
    <w:rsid w:val="00A93222"/>
    <w:rsid w:val="00A95982"/>
    <w:rsid w:val="00AA0B1A"/>
    <w:rsid w:val="00AA181C"/>
    <w:rsid w:val="00AA2A02"/>
    <w:rsid w:val="00AA44A0"/>
    <w:rsid w:val="00AA72A0"/>
    <w:rsid w:val="00AA7666"/>
    <w:rsid w:val="00AB0A9E"/>
    <w:rsid w:val="00AB174C"/>
    <w:rsid w:val="00AB3958"/>
    <w:rsid w:val="00AB4A50"/>
    <w:rsid w:val="00AB559E"/>
    <w:rsid w:val="00AB5A05"/>
    <w:rsid w:val="00AC1514"/>
    <w:rsid w:val="00AC1983"/>
    <w:rsid w:val="00AC1EE8"/>
    <w:rsid w:val="00AC2FF3"/>
    <w:rsid w:val="00AC49AC"/>
    <w:rsid w:val="00AC6735"/>
    <w:rsid w:val="00AC742B"/>
    <w:rsid w:val="00AD0F96"/>
    <w:rsid w:val="00AD251D"/>
    <w:rsid w:val="00AD4C0F"/>
    <w:rsid w:val="00AD6F3E"/>
    <w:rsid w:val="00AD7B01"/>
    <w:rsid w:val="00AE2E06"/>
    <w:rsid w:val="00AE2F5E"/>
    <w:rsid w:val="00AE3A74"/>
    <w:rsid w:val="00AE3D57"/>
    <w:rsid w:val="00AF3BD6"/>
    <w:rsid w:val="00AF4984"/>
    <w:rsid w:val="00AF4BB5"/>
    <w:rsid w:val="00AF5604"/>
    <w:rsid w:val="00AF6735"/>
    <w:rsid w:val="00AF7735"/>
    <w:rsid w:val="00B025AE"/>
    <w:rsid w:val="00B0359F"/>
    <w:rsid w:val="00B0496A"/>
    <w:rsid w:val="00B05A4C"/>
    <w:rsid w:val="00B060D1"/>
    <w:rsid w:val="00B10EF8"/>
    <w:rsid w:val="00B1125A"/>
    <w:rsid w:val="00B128FF"/>
    <w:rsid w:val="00B12E82"/>
    <w:rsid w:val="00B13103"/>
    <w:rsid w:val="00B13DF5"/>
    <w:rsid w:val="00B14046"/>
    <w:rsid w:val="00B14904"/>
    <w:rsid w:val="00B14C6F"/>
    <w:rsid w:val="00B17076"/>
    <w:rsid w:val="00B17AB7"/>
    <w:rsid w:val="00B2368E"/>
    <w:rsid w:val="00B2566A"/>
    <w:rsid w:val="00B32039"/>
    <w:rsid w:val="00B36516"/>
    <w:rsid w:val="00B36D17"/>
    <w:rsid w:val="00B37C5C"/>
    <w:rsid w:val="00B40161"/>
    <w:rsid w:val="00B437D3"/>
    <w:rsid w:val="00B4461F"/>
    <w:rsid w:val="00B446A3"/>
    <w:rsid w:val="00B44854"/>
    <w:rsid w:val="00B45BE9"/>
    <w:rsid w:val="00B505E2"/>
    <w:rsid w:val="00B52380"/>
    <w:rsid w:val="00B52720"/>
    <w:rsid w:val="00B54E74"/>
    <w:rsid w:val="00B57967"/>
    <w:rsid w:val="00B629ED"/>
    <w:rsid w:val="00B64317"/>
    <w:rsid w:val="00B65685"/>
    <w:rsid w:val="00B71383"/>
    <w:rsid w:val="00B72124"/>
    <w:rsid w:val="00B72806"/>
    <w:rsid w:val="00B72827"/>
    <w:rsid w:val="00B8050A"/>
    <w:rsid w:val="00B80BE5"/>
    <w:rsid w:val="00B81EBC"/>
    <w:rsid w:val="00B859D4"/>
    <w:rsid w:val="00B92C97"/>
    <w:rsid w:val="00B941D9"/>
    <w:rsid w:val="00B95347"/>
    <w:rsid w:val="00B9729C"/>
    <w:rsid w:val="00B97FEB"/>
    <w:rsid w:val="00BA0BB9"/>
    <w:rsid w:val="00BA16C7"/>
    <w:rsid w:val="00BA1BF7"/>
    <w:rsid w:val="00BA215E"/>
    <w:rsid w:val="00BA21BC"/>
    <w:rsid w:val="00BA420B"/>
    <w:rsid w:val="00BA5A5E"/>
    <w:rsid w:val="00BA6428"/>
    <w:rsid w:val="00BA6769"/>
    <w:rsid w:val="00BA76A9"/>
    <w:rsid w:val="00BB3360"/>
    <w:rsid w:val="00BB33EC"/>
    <w:rsid w:val="00BB61B1"/>
    <w:rsid w:val="00BB7B6B"/>
    <w:rsid w:val="00BB7D60"/>
    <w:rsid w:val="00BC2641"/>
    <w:rsid w:val="00BC3688"/>
    <w:rsid w:val="00BC57ED"/>
    <w:rsid w:val="00BC6371"/>
    <w:rsid w:val="00BC69BF"/>
    <w:rsid w:val="00BD34F8"/>
    <w:rsid w:val="00BD3A06"/>
    <w:rsid w:val="00BD6238"/>
    <w:rsid w:val="00BD6E11"/>
    <w:rsid w:val="00BD6E2E"/>
    <w:rsid w:val="00BE10F5"/>
    <w:rsid w:val="00BE19B8"/>
    <w:rsid w:val="00BE2ECB"/>
    <w:rsid w:val="00BE3921"/>
    <w:rsid w:val="00BE55EB"/>
    <w:rsid w:val="00BE7CE2"/>
    <w:rsid w:val="00BF0A49"/>
    <w:rsid w:val="00BF1F9F"/>
    <w:rsid w:val="00BF6497"/>
    <w:rsid w:val="00BF7445"/>
    <w:rsid w:val="00C0072B"/>
    <w:rsid w:val="00C05074"/>
    <w:rsid w:val="00C05914"/>
    <w:rsid w:val="00C05BB0"/>
    <w:rsid w:val="00C07A2D"/>
    <w:rsid w:val="00C1279B"/>
    <w:rsid w:val="00C151E6"/>
    <w:rsid w:val="00C236D6"/>
    <w:rsid w:val="00C25993"/>
    <w:rsid w:val="00C27704"/>
    <w:rsid w:val="00C34E44"/>
    <w:rsid w:val="00C3632C"/>
    <w:rsid w:val="00C3643A"/>
    <w:rsid w:val="00C42758"/>
    <w:rsid w:val="00C43619"/>
    <w:rsid w:val="00C45C48"/>
    <w:rsid w:val="00C472AD"/>
    <w:rsid w:val="00C533B6"/>
    <w:rsid w:val="00C54B41"/>
    <w:rsid w:val="00C566F5"/>
    <w:rsid w:val="00C575C2"/>
    <w:rsid w:val="00C62FCE"/>
    <w:rsid w:val="00C64440"/>
    <w:rsid w:val="00C6581F"/>
    <w:rsid w:val="00C665D0"/>
    <w:rsid w:val="00C67C30"/>
    <w:rsid w:val="00C72463"/>
    <w:rsid w:val="00C727C7"/>
    <w:rsid w:val="00C72A06"/>
    <w:rsid w:val="00C75052"/>
    <w:rsid w:val="00C76F30"/>
    <w:rsid w:val="00C8331C"/>
    <w:rsid w:val="00C847DE"/>
    <w:rsid w:val="00C85E49"/>
    <w:rsid w:val="00C85FC4"/>
    <w:rsid w:val="00C86842"/>
    <w:rsid w:val="00C8767C"/>
    <w:rsid w:val="00C91462"/>
    <w:rsid w:val="00C91C9C"/>
    <w:rsid w:val="00C957D8"/>
    <w:rsid w:val="00C95C88"/>
    <w:rsid w:val="00C97423"/>
    <w:rsid w:val="00CA01C9"/>
    <w:rsid w:val="00CA0732"/>
    <w:rsid w:val="00CA0A64"/>
    <w:rsid w:val="00CA0F62"/>
    <w:rsid w:val="00CA1779"/>
    <w:rsid w:val="00CA241A"/>
    <w:rsid w:val="00CA3D75"/>
    <w:rsid w:val="00CA5F28"/>
    <w:rsid w:val="00CA662D"/>
    <w:rsid w:val="00CA7D77"/>
    <w:rsid w:val="00CB0E94"/>
    <w:rsid w:val="00CB1A16"/>
    <w:rsid w:val="00CB1F11"/>
    <w:rsid w:val="00CB3BE0"/>
    <w:rsid w:val="00CB7D58"/>
    <w:rsid w:val="00CC088F"/>
    <w:rsid w:val="00CC26B6"/>
    <w:rsid w:val="00CC3166"/>
    <w:rsid w:val="00CC3E9F"/>
    <w:rsid w:val="00CC44C9"/>
    <w:rsid w:val="00CD2662"/>
    <w:rsid w:val="00CD38DC"/>
    <w:rsid w:val="00CD55D2"/>
    <w:rsid w:val="00CD674F"/>
    <w:rsid w:val="00CD7692"/>
    <w:rsid w:val="00CD77E7"/>
    <w:rsid w:val="00CE179E"/>
    <w:rsid w:val="00CE21CC"/>
    <w:rsid w:val="00CE36D9"/>
    <w:rsid w:val="00CE61EB"/>
    <w:rsid w:val="00CE62CB"/>
    <w:rsid w:val="00CE7CC2"/>
    <w:rsid w:val="00CF041E"/>
    <w:rsid w:val="00CF1F5D"/>
    <w:rsid w:val="00CF37C4"/>
    <w:rsid w:val="00CF6630"/>
    <w:rsid w:val="00CF6A31"/>
    <w:rsid w:val="00CF6D47"/>
    <w:rsid w:val="00CF6F88"/>
    <w:rsid w:val="00D06CA2"/>
    <w:rsid w:val="00D0735F"/>
    <w:rsid w:val="00D114E3"/>
    <w:rsid w:val="00D11E32"/>
    <w:rsid w:val="00D12CFB"/>
    <w:rsid w:val="00D144FD"/>
    <w:rsid w:val="00D15BCA"/>
    <w:rsid w:val="00D1626C"/>
    <w:rsid w:val="00D215D1"/>
    <w:rsid w:val="00D26ADE"/>
    <w:rsid w:val="00D34DAD"/>
    <w:rsid w:val="00D41FD3"/>
    <w:rsid w:val="00D427E2"/>
    <w:rsid w:val="00D53ADD"/>
    <w:rsid w:val="00D57B6F"/>
    <w:rsid w:val="00D627C9"/>
    <w:rsid w:val="00D639EC"/>
    <w:rsid w:val="00D64AC7"/>
    <w:rsid w:val="00D65ED3"/>
    <w:rsid w:val="00D67647"/>
    <w:rsid w:val="00D73E4D"/>
    <w:rsid w:val="00D77729"/>
    <w:rsid w:val="00D8015F"/>
    <w:rsid w:val="00D804C1"/>
    <w:rsid w:val="00D806D7"/>
    <w:rsid w:val="00D82E5D"/>
    <w:rsid w:val="00D83168"/>
    <w:rsid w:val="00D83E4F"/>
    <w:rsid w:val="00D841EE"/>
    <w:rsid w:val="00D84915"/>
    <w:rsid w:val="00D91F2E"/>
    <w:rsid w:val="00D93D51"/>
    <w:rsid w:val="00D95B4D"/>
    <w:rsid w:val="00D95B8D"/>
    <w:rsid w:val="00D961F1"/>
    <w:rsid w:val="00D96806"/>
    <w:rsid w:val="00DA057F"/>
    <w:rsid w:val="00DA4C6A"/>
    <w:rsid w:val="00DA70D0"/>
    <w:rsid w:val="00DB0219"/>
    <w:rsid w:val="00DB121B"/>
    <w:rsid w:val="00DB4C09"/>
    <w:rsid w:val="00DB4F34"/>
    <w:rsid w:val="00DC247D"/>
    <w:rsid w:val="00DC288D"/>
    <w:rsid w:val="00DC2899"/>
    <w:rsid w:val="00DC379B"/>
    <w:rsid w:val="00DC3B7C"/>
    <w:rsid w:val="00DC3C72"/>
    <w:rsid w:val="00DC5AAA"/>
    <w:rsid w:val="00DC743E"/>
    <w:rsid w:val="00DD104F"/>
    <w:rsid w:val="00DD1AEE"/>
    <w:rsid w:val="00DD302F"/>
    <w:rsid w:val="00DD60AD"/>
    <w:rsid w:val="00DD6B6A"/>
    <w:rsid w:val="00DE092A"/>
    <w:rsid w:val="00DE1804"/>
    <w:rsid w:val="00DE3174"/>
    <w:rsid w:val="00DE38D8"/>
    <w:rsid w:val="00DE3909"/>
    <w:rsid w:val="00DE450A"/>
    <w:rsid w:val="00DF57DC"/>
    <w:rsid w:val="00E01E6A"/>
    <w:rsid w:val="00E026EF"/>
    <w:rsid w:val="00E02819"/>
    <w:rsid w:val="00E0555C"/>
    <w:rsid w:val="00E07E0E"/>
    <w:rsid w:val="00E12350"/>
    <w:rsid w:val="00E15E37"/>
    <w:rsid w:val="00E33F85"/>
    <w:rsid w:val="00E3707F"/>
    <w:rsid w:val="00E40174"/>
    <w:rsid w:val="00E4476A"/>
    <w:rsid w:val="00E44EEA"/>
    <w:rsid w:val="00E452BE"/>
    <w:rsid w:val="00E45C63"/>
    <w:rsid w:val="00E47488"/>
    <w:rsid w:val="00E478DA"/>
    <w:rsid w:val="00E50662"/>
    <w:rsid w:val="00E50DB7"/>
    <w:rsid w:val="00E519FA"/>
    <w:rsid w:val="00E5363A"/>
    <w:rsid w:val="00E55127"/>
    <w:rsid w:val="00E5639F"/>
    <w:rsid w:val="00E56436"/>
    <w:rsid w:val="00E57D22"/>
    <w:rsid w:val="00E60451"/>
    <w:rsid w:val="00E6125C"/>
    <w:rsid w:val="00E63F0A"/>
    <w:rsid w:val="00E6438E"/>
    <w:rsid w:val="00E64F59"/>
    <w:rsid w:val="00E66B93"/>
    <w:rsid w:val="00E678C5"/>
    <w:rsid w:val="00E67FE2"/>
    <w:rsid w:val="00E7245E"/>
    <w:rsid w:val="00E7313F"/>
    <w:rsid w:val="00E74867"/>
    <w:rsid w:val="00E75666"/>
    <w:rsid w:val="00E7715D"/>
    <w:rsid w:val="00E808C0"/>
    <w:rsid w:val="00E94195"/>
    <w:rsid w:val="00E94478"/>
    <w:rsid w:val="00E971F1"/>
    <w:rsid w:val="00EA0066"/>
    <w:rsid w:val="00EA3746"/>
    <w:rsid w:val="00EB0CF0"/>
    <w:rsid w:val="00EB0E07"/>
    <w:rsid w:val="00EB11A7"/>
    <w:rsid w:val="00EB3CEB"/>
    <w:rsid w:val="00EB4354"/>
    <w:rsid w:val="00EB5F00"/>
    <w:rsid w:val="00EB6432"/>
    <w:rsid w:val="00EB7F12"/>
    <w:rsid w:val="00EC15E2"/>
    <w:rsid w:val="00EC31FF"/>
    <w:rsid w:val="00EC420A"/>
    <w:rsid w:val="00EC6BC4"/>
    <w:rsid w:val="00ED033C"/>
    <w:rsid w:val="00ED242B"/>
    <w:rsid w:val="00ED2D27"/>
    <w:rsid w:val="00EE0E80"/>
    <w:rsid w:val="00EE1DCF"/>
    <w:rsid w:val="00EE419D"/>
    <w:rsid w:val="00EE5D71"/>
    <w:rsid w:val="00EE5E1A"/>
    <w:rsid w:val="00EE61A0"/>
    <w:rsid w:val="00EE631E"/>
    <w:rsid w:val="00EF0E09"/>
    <w:rsid w:val="00EF147F"/>
    <w:rsid w:val="00EF52D4"/>
    <w:rsid w:val="00EF55DD"/>
    <w:rsid w:val="00EF5C63"/>
    <w:rsid w:val="00EF6A9D"/>
    <w:rsid w:val="00F00360"/>
    <w:rsid w:val="00F00DC8"/>
    <w:rsid w:val="00F00FFF"/>
    <w:rsid w:val="00F1037D"/>
    <w:rsid w:val="00F14157"/>
    <w:rsid w:val="00F150D4"/>
    <w:rsid w:val="00F15A68"/>
    <w:rsid w:val="00F22CF7"/>
    <w:rsid w:val="00F232B8"/>
    <w:rsid w:val="00F32BCD"/>
    <w:rsid w:val="00F330FD"/>
    <w:rsid w:val="00F341E3"/>
    <w:rsid w:val="00F36637"/>
    <w:rsid w:val="00F41E99"/>
    <w:rsid w:val="00F44D11"/>
    <w:rsid w:val="00F455F5"/>
    <w:rsid w:val="00F45AC4"/>
    <w:rsid w:val="00F46969"/>
    <w:rsid w:val="00F46B2D"/>
    <w:rsid w:val="00F4795B"/>
    <w:rsid w:val="00F51754"/>
    <w:rsid w:val="00F52902"/>
    <w:rsid w:val="00F540E8"/>
    <w:rsid w:val="00F55A61"/>
    <w:rsid w:val="00F57A8A"/>
    <w:rsid w:val="00F61496"/>
    <w:rsid w:val="00F61B1C"/>
    <w:rsid w:val="00F622A3"/>
    <w:rsid w:val="00F62A03"/>
    <w:rsid w:val="00F63A7F"/>
    <w:rsid w:val="00F63D91"/>
    <w:rsid w:val="00F6465B"/>
    <w:rsid w:val="00F646CA"/>
    <w:rsid w:val="00F65825"/>
    <w:rsid w:val="00F677B9"/>
    <w:rsid w:val="00F70B49"/>
    <w:rsid w:val="00F70DC2"/>
    <w:rsid w:val="00F732A6"/>
    <w:rsid w:val="00F739BB"/>
    <w:rsid w:val="00F74093"/>
    <w:rsid w:val="00F777F7"/>
    <w:rsid w:val="00F77FF3"/>
    <w:rsid w:val="00F80A42"/>
    <w:rsid w:val="00F87CEF"/>
    <w:rsid w:val="00F90544"/>
    <w:rsid w:val="00F921A3"/>
    <w:rsid w:val="00F930AF"/>
    <w:rsid w:val="00F932DE"/>
    <w:rsid w:val="00F935CA"/>
    <w:rsid w:val="00F9613A"/>
    <w:rsid w:val="00F97416"/>
    <w:rsid w:val="00FA0405"/>
    <w:rsid w:val="00FA103B"/>
    <w:rsid w:val="00FA29CE"/>
    <w:rsid w:val="00FA2B9C"/>
    <w:rsid w:val="00FA2C68"/>
    <w:rsid w:val="00FA47A2"/>
    <w:rsid w:val="00FA63EF"/>
    <w:rsid w:val="00FB0084"/>
    <w:rsid w:val="00FB20F3"/>
    <w:rsid w:val="00FB4934"/>
    <w:rsid w:val="00FB5422"/>
    <w:rsid w:val="00FB75DF"/>
    <w:rsid w:val="00FC0CC3"/>
    <w:rsid w:val="00FC5B3F"/>
    <w:rsid w:val="00FD1F30"/>
    <w:rsid w:val="00FD5356"/>
    <w:rsid w:val="00FE0A8E"/>
    <w:rsid w:val="00FE1A1C"/>
    <w:rsid w:val="00FE37A0"/>
    <w:rsid w:val="00FE50F6"/>
    <w:rsid w:val="00FE6164"/>
    <w:rsid w:val="00FE646F"/>
    <w:rsid w:val="00FE6C8B"/>
    <w:rsid w:val="00FF1BB2"/>
    <w:rsid w:val="00FF1E05"/>
    <w:rsid w:val="00FF2B52"/>
    <w:rsid w:val="00FF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9F0CB7"/>
  <w15:chartTrackingRefBased/>
  <w15:docId w15:val="{EC9671B6-DD3A-46ED-B678-69FE5C6A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4724"/>
    <w:rPr>
      <w:rFonts w:ascii="Arial" w:hAnsi="Arial" w:cs="Arial"/>
      <w:sz w:val="22"/>
      <w:szCs w:val="22"/>
      <w:lang w:val="pt-BR" w:eastAsia="pt-BR"/>
    </w:rPr>
  </w:style>
  <w:style w:type="paragraph" w:styleId="Ttulo1">
    <w:name w:val="heading 1"/>
    <w:basedOn w:val="Normal"/>
    <w:next w:val="Normal"/>
    <w:autoRedefine/>
    <w:qFormat/>
    <w:rsid w:val="004168C1"/>
    <w:pPr>
      <w:keepNext/>
      <w:spacing w:before="240" w:after="240"/>
      <w:outlineLvl w:val="0"/>
    </w:pPr>
    <w:rPr>
      <w:b/>
      <w:smallCaps/>
      <w:snapToGrid w:val="0"/>
      <w:sz w:val="28"/>
      <w:szCs w:val="24"/>
    </w:rPr>
  </w:style>
  <w:style w:type="paragraph" w:styleId="Ttulo2">
    <w:name w:val="heading 2"/>
    <w:basedOn w:val="Normal"/>
    <w:next w:val="Normal"/>
    <w:autoRedefine/>
    <w:qFormat/>
    <w:rsid w:val="004168C1"/>
    <w:pPr>
      <w:keepNext/>
      <w:tabs>
        <w:tab w:val="left" w:pos="1134"/>
      </w:tabs>
      <w:spacing w:before="240" w:after="240"/>
      <w:outlineLvl w:val="1"/>
    </w:pPr>
    <w:rPr>
      <w:b/>
      <w:bCs/>
      <w:iCs/>
      <w:sz w:val="26"/>
    </w:rPr>
  </w:style>
  <w:style w:type="paragraph" w:styleId="Ttulo3">
    <w:name w:val="heading 3"/>
    <w:basedOn w:val="Normal"/>
    <w:next w:val="Normal"/>
    <w:qFormat/>
    <w:rsid w:val="004168C1"/>
    <w:pPr>
      <w:keepNext/>
      <w:tabs>
        <w:tab w:val="left" w:pos="1701"/>
      </w:tabs>
      <w:spacing w:before="240" w:after="240"/>
      <w:outlineLvl w:val="2"/>
    </w:pPr>
    <w:rPr>
      <w:b/>
      <w:bCs/>
      <w:i/>
      <w:szCs w:val="26"/>
    </w:rPr>
  </w:style>
  <w:style w:type="paragraph" w:styleId="Ttulo4">
    <w:name w:val="heading 4"/>
    <w:basedOn w:val="Normal"/>
    <w:next w:val="Normal"/>
    <w:qFormat/>
    <w:rsid w:val="00291E46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E4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291E46"/>
    <w:pPr>
      <w:spacing w:before="240" w:after="60"/>
      <w:outlineLvl w:val="5"/>
    </w:pPr>
    <w:rPr>
      <w:rFonts w:ascii="Times New Roman" w:hAnsi="Times New Roman" w:cs="Times New Roman"/>
      <w:b/>
      <w:bCs/>
    </w:rPr>
  </w:style>
  <w:style w:type="paragraph" w:styleId="Ttulo7">
    <w:name w:val="heading 7"/>
    <w:basedOn w:val="Normal"/>
    <w:next w:val="Normal"/>
    <w:qFormat/>
    <w:rsid w:val="00291E46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291E46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291E46"/>
    <w:pPr>
      <w:spacing w:before="240" w:after="60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Ttulo1esquerda063cm">
    <w:name w:val="Estilo Título 1 + À esquerda:  063 cm"/>
    <w:basedOn w:val="Ttulo1"/>
    <w:autoRedefine/>
    <w:rsid w:val="00B0496A"/>
    <w:pPr>
      <w:numPr>
        <w:numId w:val="1"/>
      </w:numPr>
    </w:pPr>
    <w:rPr>
      <w:bCs/>
      <w:snapToGrid/>
      <w:sz w:val="24"/>
      <w:szCs w:val="20"/>
    </w:rPr>
  </w:style>
  <w:style w:type="paragraph" w:styleId="Cabealho">
    <w:name w:val="header"/>
    <w:aliases w:val="h,Header/Footer,header odd,header,Hyphen,NCDOT Header,ContentsHeader,Cover Page,Italized Normal,hd,headerU"/>
    <w:basedOn w:val="Normal"/>
    <w:rsid w:val="009C24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9C2465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972BDE"/>
  </w:style>
  <w:style w:type="paragraph" w:styleId="Sumrio1">
    <w:name w:val="toc 1"/>
    <w:basedOn w:val="Normal"/>
    <w:next w:val="Normal"/>
    <w:autoRedefine/>
    <w:uiPriority w:val="39"/>
    <w:rsid w:val="0017316C"/>
    <w:pPr>
      <w:tabs>
        <w:tab w:val="left" w:pos="440"/>
        <w:tab w:val="right" w:leader="dot" w:pos="10762"/>
      </w:tabs>
      <w:spacing w:before="120" w:after="120"/>
    </w:pPr>
    <w:rPr>
      <w:rFonts w:cs="Times New Roman"/>
      <w:b/>
      <w:bCs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rsid w:val="0017316C"/>
    <w:pPr>
      <w:tabs>
        <w:tab w:val="left" w:pos="880"/>
        <w:tab w:val="right" w:leader="dot" w:pos="10762"/>
      </w:tabs>
      <w:ind w:left="220"/>
    </w:pPr>
    <w:rPr>
      <w:rFonts w:cs="Times New Roman"/>
      <w:smallCaps/>
      <w:noProof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17316C"/>
    <w:pPr>
      <w:tabs>
        <w:tab w:val="left" w:pos="1320"/>
        <w:tab w:val="right" w:leader="dot" w:pos="10762"/>
      </w:tabs>
      <w:ind w:left="440"/>
    </w:pPr>
    <w:rPr>
      <w:rFonts w:cs="Times New Roman"/>
      <w:i/>
      <w:iCs/>
      <w:noProof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2865D5"/>
    <w:pPr>
      <w:ind w:left="660"/>
    </w:pPr>
    <w:rPr>
      <w:rFonts w:ascii="Times New Roman" w:hAnsi="Times New Roman" w:cs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2865D5"/>
    <w:pPr>
      <w:ind w:left="880"/>
    </w:pPr>
    <w:rPr>
      <w:rFonts w:ascii="Times New Roman" w:hAnsi="Times New Roman" w:cs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2865D5"/>
    <w:pPr>
      <w:ind w:left="1100"/>
    </w:pPr>
    <w:rPr>
      <w:rFonts w:ascii="Times New Roman" w:hAnsi="Times New Roman" w:cs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2865D5"/>
    <w:pPr>
      <w:ind w:left="1320"/>
    </w:pPr>
    <w:rPr>
      <w:rFonts w:ascii="Times New Roman" w:hAnsi="Times New Roman" w:cs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2865D5"/>
    <w:pPr>
      <w:ind w:left="1540"/>
    </w:pPr>
    <w:rPr>
      <w:rFonts w:ascii="Times New Roman" w:hAnsi="Times New Roman" w:cs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2865D5"/>
    <w:pPr>
      <w:ind w:left="1760"/>
    </w:pPr>
    <w:rPr>
      <w:rFonts w:ascii="Times New Roman" w:hAnsi="Times New Roman" w:cs="Times New Roman"/>
      <w:sz w:val="18"/>
      <w:szCs w:val="18"/>
    </w:rPr>
  </w:style>
  <w:style w:type="character" w:styleId="Hyperlink">
    <w:name w:val="Hyperlink"/>
    <w:uiPriority w:val="99"/>
    <w:rsid w:val="002865D5"/>
    <w:rPr>
      <w:color w:val="0000FF"/>
      <w:u w:val="single"/>
    </w:rPr>
  </w:style>
  <w:style w:type="paragraph" w:customStyle="1" w:styleId="tabletext">
    <w:name w:val="tabletext"/>
    <w:basedOn w:val="Normal"/>
    <w:rsid w:val="008800BE"/>
    <w:pPr>
      <w:spacing w:after="120" w:line="240" w:lineRule="atLeast"/>
      <w:ind w:left="708"/>
      <w:jc w:val="both"/>
    </w:pPr>
    <w:rPr>
      <w:szCs w:val="20"/>
    </w:rPr>
  </w:style>
  <w:style w:type="paragraph" w:customStyle="1" w:styleId="DefinitionDfinition">
    <w:name w:val="DefinitionDéfinition"/>
    <w:basedOn w:val="Normal"/>
    <w:next w:val="Normal"/>
    <w:rsid w:val="00E7245E"/>
    <w:pPr>
      <w:tabs>
        <w:tab w:val="left" w:pos="900"/>
      </w:tabs>
      <w:spacing w:after="240"/>
    </w:pPr>
    <w:rPr>
      <w:rFonts w:ascii="Times New Roman" w:hAnsi="Times New Roman" w:cs="Times New Roman"/>
      <w:sz w:val="24"/>
      <w:szCs w:val="20"/>
      <w:lang w:val="fr-CA"/>
    </w:rPr>
  </w:style>
  <w:style w:type="paragraph" w:styleId="Corpodetexto">
    <w:name w:val="Body Text"/>
    <w:basedOn w:val="Normal"/>
    <w:rsid w:val="005E6CA8"/>
    <w:pPr>
      <w:spacing w:after="120" w:line="240" w:lineRule="atLeast"/>
      <w:ind w:left="720"/>
    </w:pPr>
    <w:rPr>
      <w:rFonts w:cs="Times New Roman"/>
      <w:sz w:val="20"/>
      <w:szCs w:val="20"/>
    </w:rPr>
  </w:style>
  <w:style w:type="paragraph" w:styleId="Recuodecorpodetexto">
    <w:name w:val="Body Text Indent"/>
    <w:basedOn w:val="Normal"/>
    <w:rsid w:val="005E6CA8"/>
    <w:pPr>
      <w:ind w:left="360"/>
    </w:pPr>
    <w:rPr>
      <w:rFonts w:cs="Times New Roman"/>
      <w:sz w:val="20"/>
      <w:szCs w:val="24"/>
      <w:lang w:val="pt-PT"/>
    </w:rPr>
  </w:style>
  <w:style w:type="paragraph" w:customStyle="1" w:styleId="EstiloTtulo1Justificado">
    <w:name w:val="Estilo Título 1 + Justificado"/>
    <w:basedOn w:val="Ttulo1"/>
    <w:rsid w:val="005205C9"/>
    <w:pPr>
      <w:jc w:val="both"/>
    </w:pPr>
    <w:rPr>
      <w:rFonts w:cs="Times New Roman"/>
      <w:bCs/>
      <w:szCs w:val="20"/>
    </w:rPr>
  </w:style>
  <w:style w:type="paragraph" w:customStyle="1" w:styleId="Capa4">
    <w:name w:val="Capa4"/>
    <w:basedOn w:val="Normal"/>
    <w:rsid w:val="00273548"/>
    <w:pPr>
      <w:ind w:left="708"/>
      <w:jc w:val="both"/>
    </w:pPr>
    <w:rPr>
      <w:rFonts w:cs="Times New Roman"/>
      <w:sz w:val="28"/>
      <w:szCs w:val="24"/>
      <w:lang w:eastAsia="en-US"/>
    </w:rPr>
  </w:style>
  <w:style w:type="paragraph" w:customStyle="1" w:styleId="Capa2">
    <w:name w:val="Capa2"/>
    <w:basedOn w:val="Ttulo2"/>
    <w:rsid w:val="00273548"/>
    <w:pPr>
      <w:ind w:left="708"/>
      <w:jc w:val="center"/>
    </w:pPr>
    <w:rPr>
      <w:rFonts w:cs="Times New Roman"/>
      <w:iCs w:val="0"/>
      <w:sz w:val="56"/>
      <w:szCs w:val="24"/>
      <w:lang w:eastAsia="en-US"/>
    </w:rPr>
  </w:style>
  <w:style w:type="paragraph" w:customStyle="1" w:styleId="Capa1">
    <w:name w:val="Capa1"/>
    <w:basedOn w:val="Ttulo3"/>
    <w:rsid w:val="00273548"/>
    <w:pPr>
      <w:spacing w:before="0" w:after="0"/>
      <w:ind w:left="708"/>
      <w:jc w:val="center"/>
    </w:pPr>
    <w:rPr>
      <w:rFonts w:cs="Times New Roman"/>
      <w:i w:val="0"/>
      <w:sz w:val="32"/>
      <w:szCs w:val="24"/>
      <w:lang w:eastAsia="en-US"/>
    </w:rPr>
  </w:style>
  <w:style w:type="paragraph" w:customStyle="1" w:styleId="CapaTexto">
    <w:name w:val="CapaTexto"/>
    <w:basedOn w:val="Normal"/>
    <w:rsid w:val="00273548"/>
    <w:pPr>
      <w:ind w:left="708"/>
      <w:jc w:val="both"/>
    </w:pPr>
    <w:rPr>
      <w:rFonts w:cs="Times New Roman"/>
      <w:noProof/>
      <w:szCs w:val="24"/>
      <w:lang w:val="en-US" w:eastAsia="en-US"/>
    </w:rPr>
  </w:style>
  <w:style w:type="table" w:styleId="Tabelacomgrade">
    <w:name w:val="Table Grid"/>
    <w:basedOn w:val="Tabelanormal"/>
    <w:uiPriority w:val="59"/>
    <w:rsid w:val="00D114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CronTtulo1">
    <w:name w:val="BoldCron Título 1"/>
    <w:basedOn w:val="Ttulo1"/>
    <w:rsid w:val="00C42758"/>
    <w:pPr>
      <w:numPr>
        <w:numId w:val="2"/>
      </w:numPr>
      <w:tabs>
        <w:tab w:val="left" w:pos="567"/>
        <w:tab w:val="left" w:pos="851"/>
        <w:tab w:val="left" w:pos="1134"/>
        <w:tab w:val="left" w:pos="1418"/>
      </w:tabs>
    </w:pPr>
    <w:rPr>
      <w:szCs w:val="28"/>
    </w:rPr>
  </w:style>
  <w:style w:type="paragraph" w:customStyle="1" w:styleId="BoldCronTtulo2">
    <w:name w:val="BoldCron Título 2"/>
    <w:basedOn w:val="Ttulo2"/>
    <w:rsid w:val="00C42758"/>
    <w:pPr>
      <w:numPr>
        <w:ilvl w:val="1"/>
        <w:numId w:val="2"/>
      </w:numPr>
    </w:pPr>
    <w:rPr>
      <w:szCs w:val="26"/>
    </w:rPr>
  </w:style>
  <w:style w:type="paragraph" w:customStyle="1" w:styleId="BoldCronTtulo3">
    <w:name w:val="BoldCron Título 3"/>
    <w:basedOn w:val="Ttulo3"/>
    <w:rsid w:val="00C42758"/>
    <w:pPr>
      <w:numPr>
        <w:ilvl w:val="2"/>
        <w:numId w:val="2"/>
      </w:numPr>
      <w:tabs>
        <w:tab w:val="clear" w:pos="1701"/>
        <w:tab w:val="left" w:pos="2268"/>
      </w:tabs>
    </w:pPr>
    <w:rPr>
      <w:szCs w:val="22"/>
    </w:rPr>
  </w:style>
  <w:style w:type="paragraph" w:customStyle="1" w:styleId="BoldCronTtulo4">
    <w:name w:val="BoldCron Título 4"/>
    <w:basedOn w:val="Ttulo4"/>
    <w:rsid w:val="00C42758"/>
    <w:pPr>
      <w:numPr>
        <w:ilvl w:val="3"/>
        <w:numId w:val="2"/>
      </w:numPr>
      <w:tabs>
        <w:tab w:val="left" w:pos="2552"/>
        <w:tab w:val="left" w:pos="2835"/>
        <w:tab w:val="left" w:pos="3119"/>
      </w:tabs>
      <w:spacing w:after="240"/>
      <w:jc w:val="both"/>
    </w:pPr>
    <w:rPr>
      <w:rFonts w:ascii="Arial" w:hAnsi="Arial"/>
      <w:i/>
      <w:sz w:val="22"/>
      <w:szCs w:val="22"/>
    </w:rPr>
  </w:style>
  <w:style w:type="paragraph" w:customStyle="1" w:styleId="BoldCronTtulo5">
    <w:name w:val="BoldCron Título 5"/>
    <w:basedOn w:val="Ttulo5"/>
    <w:rsid w:val="00C42758"/>
    <w:pPr>
      <w:numPr>
        <w:ilvl w:val="4"/>
        <w:numId w:val="2"/>
      </w:numPr>
      <w:tabs>
        <w:tab w:val="left" w:pos="2835"/>
        <w:tab w:val="left" w:pos="3119"/>
        <w:tab w:val="left" w:pos="3402"/>
      </w:tabs>
      <w:spacing w:after="240"/>
      <w:jc w:val="both"/>
    </w:pPr>
    <w:rPr>
      <w:sz w:val="22"/>
      <w:szCs w:val="22"/>
    </w:rPr>
  </w:style>
  <w:style w:type="paragraph" w:styleId="Recuodecorpodetexto3">
    <w:name w:val="Body Text Indent 3"/>
    <w:basedOn w:val="Normal"/>
    <w:rsid w:val="008E73B6"/>
    <w:pPr>
      <w:spacing w:after="120"/>
      <w:ind w:left="283"/>
    </w:pPr>
    <w:rPr>
      <w:sz w:val="16"/>
      <w:szCs w:val="16"/>
    </w:rPr>
  </w:style>
  <w:style w:type="paragraph" w:customStyle="1" w:styleId="Bullet2">
    <w:name w:val="Bullet 2"/>
    <w:basedOn w:val="Bullet1"/>
    <w:rsid w:val="0022059F"/>
    <w:pPr>
      <w:numPr>
        <w:ilvl w:val="1"/>
      </w:numPr>
    </w:pPr>
  </w:style>
  <w:style w:type="paragraph" w:customStyle="1" w:styleId="Bullet1">
    <w:name w:val="Bullet 1"/>
    <w:basedOn w:val="Normal"/>
    <w:rsid w:val="0022059F"/>
    <w:pPr>
      <w:numPr>
        <w:numId w:val="5"/>
      </w:numPr>
      <w:spacing w:before="60" w:after="60"/>
      <w:jc w:val="both"/>
    </w:pPr>
    <w:rPr>
      <w:rFonts w:cs="Times New Roman"/>
      <w:sz w:val="20"/>
      <w:szCs w:val="20"/>
    </w:rPr>
  </w:style>
  <w:style w:type="paragraph" w:customStyle="1" w:styleId="Bullet3">
    <w:name w:val="Bullet 3"/>
    <w:basedOn w:val="Bullet2"/>
    <w:rsid w:val="0022059F"/>
    <w:pPr>
      <w:numPr>
        <w:ilvl w:val="2"/>
      </w:numPr>
    </w:pPr>
  </w:style>
  <w:style w:type="paragraph" w:styleId="Recuodecorpodetexto2">
    <w:name w:val="Body Text Indent 2"/>
    <w:basedOn w:val="Normal"/>
    <w:rsid w:val="00C85E49"/>
    <w:pPr>
      <w:spacing w:after="120" w:line="480" w:lineRule="auto"/>
      <w:ind w:left="283"/>
    </w:pPr>
  </w:style>
  <w:style w:type="paragraph" w:styleId="ndicedeilustraes">
    <w:name w:val="table of figures"/>
    <w:basedOn w:val="Normal"/>
    <w:next w:val="Normal"/>
    <w:semiHidden/>
    <w:rsid w:val="00C85E49"/>
    <w:pPr>
      <w:spacing w:before="60" w:after="60"/>
    </w:pPr>
    <w:rPr>
      <w:rFonts w:ascii="Times New Roman" w:hAnsi="Times New Roman" w:cs="Times New Roman"/>
      <w:i/>
      <w:iCs/>
      <w:sz w:val="20"/>
      <w:szCs w:val="24"/>
    </w:rPr>
  </w:style>
  <w:style w:type="paragraph" w:styleId="Corpodetexto3">
    <w:name w:val="Body Text 3"/>
    <w:basedOn w:val="Normal"/>
    <w:rsid w:val="0083721F"/>
    <w:pPr>
      <w:spacing w:after="120"/>
    </w:pPr>
    <w:rPr>
      <w:sz w:val="16"/>
      <w:szCs w:val="16"/>
    </w:rPr>
  </w:style>
  <w:style w:type="paragraph" w:styleId="Legenda">
    <w:name w:val="caption"/>
    <w:basedOn w:val="Normal"/>
    <w:next w:val="Normal"/>
    <w:qFormat/>
    <w:rsid w:val="004A6A96"/>
    <w:pPr>
      <w:spacing w:before="120" w:after="120"/>
      <w:jc w:val="center"/>
    </w:pPr>
    <w:rPr>
      <w:rFonts w:cs="Times New Roman"/>
      <w:sz w:val="16"/>
      <w:szCs w:val="20"/>
    </w:rPr>
  </w:style>
  <w:style w:type="paragraph" w:styleId="MapadoDocumento">
    <w:name w:val="Document Map"/>
    <w:basedOn w:val="Normal"/>
    <w:semiHidden/>
    <w:rsid w:val="0066069A"/>
    <w:pPr>
      <w:shd w:val="clear" w:color="auto" w:fill="000080"/>
    </w:pPr>
    <w:rPr>
      <w:rFonts w:ascii="Tahoma" w:hAnsi="Tahoma" w:cs="Tahoma"/>
    </w:rPr>
  </w:style>
  <w:style w:type="paragraph" w:styleId="Remissivo1">
    <w:name w:val="index 1"/>
    <w:basedOn w:val="Normal"/>
    <w:next w:val="Normal"/>
    <w:autoRedefine/>
    <w:semiHidden/>
    <w:rsid w:val="003E02B9"/>
    <w:pPr>
      <w:ind w:left="220" w:hanging="220"/>
    </w:pPr>
  </w:style>
  <w:style w:type="paragraph" w:customStyle="1" w:styleId="Paragraph1">
    <w:name w:val="Paragraph1"/>
    <w:basedOn w:val="Normal"/>
    <w:rsid w:val="00F739BB"/>
    <w:pPr>
      <w:widowControl w:val="0"/>
      <w:autoSpaceDE w:val="0"/>
      <w:autoSpaceDN w:val="0"/>
      <w:spacing w:before="80"/>
      <w:jc w:val="both"/>
    </w:pPr>
    <w:rPr>
      <w:rFonts w:ascii="Times New Roman" w:hAnsi="Times New Roman" w:cs="Times New Roman"/>
      <w:snapToGrid w:val="0"/>
      <w:sz w:val="20"/>
      <w:szCs w:val="20"/>
      <w:lang w:val="en-US" w:eastAsia="en-US"/>
    </w:rPr>
  </w:style>
  <w:style w:type="paragraph" w:customStyle="1" w:styleId="Noraml">
    <w:name w:val="Noraml"/>
    <w:basedOn w:val="Normal"/>
    <w:rsid w:val="00997FB2"/>
    <w:pPr>
      <w:autoSpaceDE w:val="0"/>
      <w:autoSpaceDN w:val="0"/>
      <w:adjustRightInd w:val="0"/>
    </w:pPr>
    <w:rPr>
      <w:rFonts w:ascii="Times New Roman" w:hAnsi="Times New Roman" w:cs="Times New Roman"/>
    </w:rPr>
  </w:style>
  <w:style w:type="paragraph" w:styleId="Corpodetexto2">
    <w:name w:val="Body Text 2"/>
    <w:basedOn w:val="Normal"/>
    <w:rsid w:val="00DC3B7C"/>
    <w:pPr>
      <w:spacing w:after="120" w:line="480" w:lineRule="auto"/>
    </w:pPr>
  </w:style>
  <w:style w:type="paragraph" w:styleId="Ttulo">
    <w:name w:val="Title"/>
    <w:basedOn w:val="Normal"/>
    <w:next w:val="Normal"/>
    <w:qFormat/>
    <w:rsid w:val="00DC3B7C"/>
    <w:pPr>
      <w:widowControl w:val="0"/>
      <w:autoSpaceDE w:val="0"/>
      <w:autoSpaceDN w:val="0"/>
      <w:jc w:val="center"/>
    </w:pPr>
    <w:rPr>
      <w:rFonts w:cs="Times New Roman"/>
      <w:b/>
      <w:bCs/>
      <w:snapToGrid w:val="0"/>
      <w:sz w:val="36"/>
      <w:szCs w:val="36"/>
      <w:lang w:val="en-US" w:eastAsia="en-US"/>
    </w:rPr>
  </w:style>
  <w:style w:type="paragraph" w:customStyle="1" w:styleId="PSDS-CorpodeTexto">
    <w:name w:val="PSDS - Corpo de Texto"/>
    <w:basedOn w:val="Normal"/>
    <w:rsid w:val="00DE38D8"/>
    <w:rPr>
      <w:rFonts w:cs="Times New Roman"/>
      <w:sz w:val="20"/>
      <w:szCs w:val="20"/>
    </w:rPr>
  </w:style>
  <w:style w:type="character" w:customStyle="1" w:styleId="subtitulo">
    <w:name w:val="subtitulo"/>
    <w:basedOn w:val="Fontepargpadro"/>
    <w:rsid w:val="00DE38D8"/>
  </w:style>
  <w:style w:type="paragraph" w:customStyle="1" w:styleId="PSDS-MarcadoresNivel1">
    <w:name w:val="PSDS - Marcadores Nivel 1"/>
    <w:basedOn w:val="PSDS-Marcadores"/>
    <w:next w:val="PSDS-MarcadoresNivel2"/>
    <w:rsid w:val="00C0072B"/>
  </w:style>
  <w:style w:type="paragraph" w:customStyle="1" w:styleId="PSDS-Marcadores">
    <w:name w:val="PSDS - Marcadores"/>
    <w:basedOn w:val="Normal"/>
    <w:rsid w:val="00C0072B"/>
    <w:pPr>
      <w:numPr>
        <w:numId w:val="36"/>
      </w:numPr>
      <w:spacing w:before="40" w:after="40"/>
    </w:pPr>
    <w:rPr>
      <w:rFonts w:cs="Times New Roman"/>
      <w:b/>
      <w:sz w:val="24"/>
      <w:szCs w:val="20"/>
    </w:rPr>
  </w:style>
  <w:style w:type="paragraph" w:customStyle="1" w:styleId="PSDS-MarcadoresNivel2">
    <w:name w:val="PSDS - Marcadores Nivel 2"/>
    <w:basedOn w:val="Normal"/>
    <w:rsid w:val="00C0072B"/>
    <w:pPr>
      <w:numPr>
        <w:ilvl w:val="1"/>
        <w:numId w:val="36"/>
      </w:numPr>
    </w:pPr>
    <w:rPr>
      <w:rFonts w:cs="Times New Roman"/>
      <w:b/>
      <w:sz w:val="24"/>
      <w:szCs w:val="20"/>
    </w:rPr>
  </w:style>
  <w:style w:type="character" w:styleId="nfase">
    <w:name w:val="Emphasis"/>
    <w:qFormat/>
    <w:rsid w:val="00C0072B"/>
    <w:rPr>
      <w:i/>
      <w:iCs/>
    </w:rPr>
  </w:style>
  <w:style w:type="character" w:customStyle="1" w:styleId="RodapChar">
    <w:name w:val="Rodapé Char"/>
    <w:link w:val="Rodap"/>
    <w:rsid w:val="005938CC"/>
    <w:rPr>
      <w:rFonts w:ascii="Arial" w:hAnsi="Arial" w:cs="Arial"/>
      <w:sz w:val="22"/>
      <w:szCs w:val="22"/>
    </w:rPr>
  </w:style>
  <w:style w:type="character" w:styleId="MenoPendente">
    <w:name w:val="Unresolved Mention"/>
    <w:uiPriority w:val="99"/>
    <w:semiHidden/>
    <w:unhideWhenUsed/>
    <w:rsid w:val="00CF6630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FF1E05"/>
    <w:rPr>
      <w:rFonts w:ascii="Arial" w:hAnsi="Arial" w:cs="Arial"/>
      <w:sz w:val="22"/>
      <w:szCs w:val="22"/>
      <w:lang w:val="pt-BR" w:eastAsia="pt-BR"/>
    </w:rPr>
  </w:style>
  <w:style w:type="paragraph" w:styleId="Textodebalo">
    <w:name w:val="Balloon Text"/>
    <w:basedOn w:val="Normal"/>
    <w:link w:val="TextodebaloChar"/>
    <w:rsid w:val="00FF1E0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FF1E05"/>
    <w:rPr>
      <w:rFonts w:ascii="Segoe UI" w:hAnsi="Segoe UI" w:cs="Segoe UI"/>
      <w:sz w:val="18"/>
      <w:szCs w:val="18"/>
      <w:lang w:val="pt-BR" w:eastAsia="pt-BR"/>
    </w:rPr>
  </w:style>
  <w:style w:type="paragraph" w:styleId="PargrafodaLista">
    <w:name w:val="List Paragraph"/>
    <w:basedOn w:val="Normal"/>
    <w:uiPriority w:val="34"/>
    <w:qFormat/>
    <w:rsid w:val="0019074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9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7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AE29EB80CB741B243391635A1BBE6" ma:contentTypeVersion="2" ma:contentTypeDescription="Create a new document." ma:contentTypeScope="" ma:versionID="1cea4b064897afdbedcb587c2f82f10b">
  <xsd:schema xmlns:xsd="http://www.w3.org/2001/XMLSchema" xmlns:xs="http://www.w3.org/2001/XMLSchema" xmlns:p="http://schemas.microsoft.com/office/2006/metadata/properties" xmlns:ns3="740ff353-e513-4170-ac09-b9c7afe2ca77" targetNamespace="http://schemas.microsoft.com/office/2006/metadata/properties" ma:root="true" ma:fieldsID="78a9fa3dcbf6824c7cbc9c878aa476cf" ns3:_="">
    <xsd:import namespace="740ff353-e513-4170-ac09-b9c7afe2ca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ff353-e513-4170-ac09-b9c7afe2c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E1CA6C-CE53-4DF6-A2EA-B2C96716ED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852868-F7EA-4709-A0B1-F468BB7A75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C9F11A-6D66-4064-A18E-B4921A566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0ff353-e513-4170-ac09-b9c7afe2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13</Pages>
  <Words>2320</Words>
  <Characters>12531</Characters>
  <Application>Microsoft Office Word</Application>
  <DocSecurity>2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CAPA</vt:lpstr>
    </vt:vector>
  </TitlesOfParts>
  <Company>BoldCron Technologies</Company>
  <LinksUpToDate>false</LinksUpToDate>
  <CharactersWithSpaces>14822</CharactersWithSpaces>
  <SharedDoc>false</SharedDoc>
  <HLinks>
    <vt:vector size="132" baseType="variant"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_Toc261623122</vt:lpwstr>
      </vt:variant>
      <vt:variant>
        <vt:i4>1441840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_Toc261623121</vt:lpwstr>
      </vt:variant>
      <vt:variant>
        <vt:i4>1441840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_Toc261623120</vt:lpwstr>
      </vt:variant>
      <vt:variant>
        <vt:i4>1376304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_Toc261623119</vt:lpwstr>
      </vt:variant>
      <vt:variant>
        <vt:i4>1376304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_Toc261623118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_Toc261623117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_Toc261623116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_Toc261623115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_Toc261623113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_Toc261623111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_Toc261623110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_Toc261623109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_Toc261623108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_Toc261623107</vt:lpwstr>
      </vt:variant>
      <vt:variant>
        <vt:i4>1310768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_Toc261623106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_Toc261623105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_Toc261623104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_Toc261623103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_Toc261623102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_Toc261623101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_Toc261623100</vt:lpwstr>
      </vt:variant>
      <vt:variant>
        <vt:i4>1900593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_Toc261623099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</dc:title>
  <dc:subject/>
  <dc:creator>Marcos Arruda</dc:creator>
  <cp:keywords/>
  <dc:description/>
  <cp:lastModifiedBy>LUCAS CASCAO</cp:lastModifiedBy>
  <cp:revision>48</cp:revision>
  <cp:lastPrinted>2005-05-05T21:18:00Z</cp:lastPrinted>
  <dcterms:created xsi:type="dcterms:W3CDTF">2020-05-16T22:23:00Z</dcterms:created>
  <dcterms:modified xsi:type="dcterms:W3CDTF">2020-05-19T23:20:00Z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0x010100FDCAE29EB80CB741B243391635A1BBE6</vt:lpwstr>
  </property>
</Properties>
</file>